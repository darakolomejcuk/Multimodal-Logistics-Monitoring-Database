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857FA" w14:textId="77777777" w:rsidR="000969C1" w:rsidRPr="0087174C" w:rsidRDefault="000969C1" w:rsidP="000969C1">
      <w:pPr>
        <w:spacing w:before="60"/>
        <w:ind w:firstLine="0"/>
        <w:jc w:val="center"/>
        <w:rPr>
          <w:sz w:val="24"/>
          <w:szCs w:val="24"/>
          <w:lang w:eastAsia="ru-RU"/>
        </w:rPr>
      </w:pPr>
      <w:bookmarkStart w:id="0" w:name="_Hlk230023840"/>
      <w:bookmarkStart w:id="1" w:name="_Hlk229927456"/>
      <w:bookmarkEnd w:id="0"/>
      <w:r w:rsidRPr="0087174C">
        <w:rPr>
          <w:noProof/>
          <w:sz w:val="24"/>
          <w:szCs w:val="24"/>
          <w:lang w:eastAsia="ru-RU"/>
        </w:rPr>
        <w:drawing>
          <wp:inline distT="0" distB="0" distL="0" distR="0" wp14:anchorId="078CDFC7" wp14:editId="4271895E">
            <wp:extent cx="6285537" cy="1158240"/>
            <wp:effectExtent l="0" t="0" r="0" b="0"/>
            <wp:docPr id="19772800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97116" cy="1178801"/>
                    </a:xfrm>
                    <a:prstGeom prst="rect">
                      <a:avLst/>
                    </a:prstGeom>
                    <a:noFill/>
                    <a:ln>
                      <a:noFill/>
                    </a:ln>
                  </pic:spPr>
                </pic:pic>
              </a:graphicData>
            </a:graphic>
          </wp:inline>
        </w:drawing>
      </w:r>
    </w:p>
    <w:p w14:paraId="516413F8" w14:textId="77777777" w:rsidR="000969C1" w:rsidRPr="0087174C" w:rsidRDefault="000969C1" w:rsidP="000969C1">
      <w:pPr>
        <w:spacing w:before="60"/>
        <w:ind w:firstLine="0"/>
        <w:jc w:val="center"/>
        <w:rPr>
          <w:sz w:val="24"/>
          <w:szCs w:val="24"/>
          <w:lang w:eastAsia="ru-RU"/>
        </w:rPr>
      </w:pPr>
    </w:p>
    <w:p w14:paraId="075EFE91" w14:textId="77777777" w:rsidR="000969C1" w:rsidRPr="0087174C" w:rsidRDefault="000969C1" w:rsidP="000969C1">
      <w:pPr>
        <w:spacing w:before="60"/>
        <w:ind w:firstLine="0"/>
        <w:jc w:val="center"/>
        <w:rPr>
          <w:sz w:val="24"/>
          <w:szCs w:val="24"/>
          <w:lang w:eastAsia="ru-RU"/>
        </w:rPr>
      </w:pPr>
    </w:p>
    <w:p w14:paraId="6258C29C" w14:textId="77777777" w:rsidR="000969C1" w:rsidRPr="0087174C" w:rsidRDefault="000969C1" w:rsidP="000969C1">
      <w:pPr>
        <w:spacing w:after="160" w:line="240" w:lineRule="auto"/>
        <w:ind w:firstLine="0"/>
        <w:jc w:val="center"/>
        <w:rPr>
          <w:rFonts w:eastAsia="Calibri"/>
          <w:b/>
          <w:sz w:val="40"/>
          <w:szCs w:val="22"/>
        </w:rPr>
      </w:pPr>
      <w:r w:rsidRPr="0087174C">
        <w:rPr>
          <w:rFonts w:eastAsia="Calibri"/>
          <w:b/>
          <w:sz w:val="40"/>
          <w:szCs w:val="22"/>
        </w:rPr>
        <w:t>РАСЧЕТНО-ПОЯСНИТЕЛЬНАЯ ЗАПИСКА</w:t>
      </w:r>
    </w:p>
    <w:p w14:paraId="022ED4E2" w14:textId="77777777" w:rsidR="000969C1" w:rsidRPr="0087174C" w:rsidRDefault="000969C1" w:rsidP="000969C1">
      <w:pPr>
        <w:spacing w:after="160" w:line="240" w:lineRule="auto"/>
        <w:ind w:firstLine="0"/>
        <w:jc w:val="center"/>
        <w:rPr>
          <w:rFonts w:eastAsia="Calibri"/>
          <w:b/>
          <w:sz w:val="40"/>
          <w:szCs w:val="22"/>
        </w:rPr>
      </w:pPr>
      <w:r w:rsidRPr="0087174C">
        <w:rPr>
          <w:rFonts w:eastAsia="Calibri"/>
          <w:b/>
          <w:sz w:val="40"/>
          <w:szCs w:val="22"/>
        </w:rPr>
        <w:t>к курсовому проекту</w:t>
      </w:r>
    </w:p>
    <w:tbl>
      <w:tblPr>
        <w:tblW w:w="9682" w:type="dxa"/>
        <w:tblLayout w:type="fixed"/>
        <w:tblLook w:val="04A0" w:firstRow="1" w:lastRow="0" w:firstColumn="1" w:lastColumn="0" w:noHBand="0" w:noVBand="1"/>
      </w:tblPr>
      <w:tblGrid>
        <w:gridCol w:w="23"/>
        <w:gridCol w:w="1219"/>
        <w:gridCol w:w="1473"/>
        <w:gridCol w:w="704"/>
        <w:gridCol w:w="550"/>
        <w:gridCol w:w="426"/>
        <w:gridCol w:w="301"/>
        <w:gridCol w:w="722"/>
        <w:gridCol w:w="123"/>
        <w:gridCol w:w="3923"/>
        <w:gridCol w:w="34"/>
        <w:gridCol w:w="29"/>
        <w:gridCol w:w="6"/>
        <w:gridCol w:w="106"/>
        <w:gridCol w:w="28"/>
        <w:gridCol w:w="15"/>
      </w:tblGrid>
      <w:tr w:rsidR="000969C1" w:rsidRPr="0087174C" w14:paraId="5ADD88C1" w14:textId="77777777" w:rsidTr="008053E3">
        <w:trPr>
          <w:gridAfter w:val="6"/>
          <w:wAfter w:w="218" w:type="dxa"/>
          <w:trHeight w:val="417"/>
        </w:trPr>
        <w:tc>
          <w:tcPr>
            <w:tcW w:w="1242" w:type="dxa"/>
            <w:gridSpan w:val="2"/>
            <w:vAlign w:val="bottom"/>
          </w:tcPr>
          <w:p w14:paraId="59A99F64" w14:textId="77777777" w:rsidR="000969C1" w:rsidRPr="0087174C" w:rsidRDefault="000969C1" w:rsidP="008053E3">
            <w:pPr>
              <w:spacing w:line="240" w:lineRule="auto"/>
              <w:ind w:firstLine="0"/>
              <w:jc w:val="left"/>
              <w:rPr>
                <w:b/>
                <w:lang w:eastAsia="ru-RU"/>
              </w:rPr>
            </w:pPr>
            <w:bookmarkStart w:id="2" w:name="_Hlk226285077"/>
            <w:r w:rsidRPr="0087174C">
              <w:rPr>
                <w:b/>
                <w:lang w:eastAsia="ru-RU"/>
              </w:rPr>
              <w:t>Тема</w:t>
            </w:r>
          </w:p>
        </w:tc>
        <w:tc>
          <w:tcPr>
            <w:tcW w:w="8222" w:type="dxa"/>
            <w:gridSpan w:val="8"/>
            <w:tcBorders>
              <w:bottom w:val="single" w:sz="4" w:space="0" w:color="auto"/>
            </w:tcBorders>
            <w:vAlign w:val="bottom"/>
          </w:tcPr>
          <w:p w14:paraId="5B54AF7F" w14:textId="77777777" w:rsidR="000969C1" w:rsidRPr="0087174C" w:rsidRDefault="000969C1" w:rsidP="008053E3">
            <w:pPr>
              <w:spacing w:line="240" w:lineRule="auto"/>
              <w:ind w:firstLine="0"/>
              <w:jc w:val="left"/>
              <w:rPr>
                <w:lang w:eastAsia="ru-RU"/>
              </w:rPr>
            </w:pPr>
            <w:r w:rsidRPr="0087174C">
              <w:rPr>
                <w:lang w:eastAsia="ru-RU"/>
              </w:rPr>
              <w:t>Баз</w:t>
            </w:r>
            <w:r>
              <w:rPr>
                <w:lang w:eastAsia="ru-RU"/>
              </w:rPr>
              <w:t xml:space="preserve">а данных, поддерживающая мониторинг и диспетчеризацию </w:t>
            </w:r>
          </w:p>
        </w:tc>
      </w:tr>
      <w:tr w:rsidR="000969C1" w:rsidRPr="0087174C" w14:paraId="0E352A4D" w14:textId="77777777" w:rsidTr="008053E3">
        <w:trPr>
          <w:gridAfter w:val="6"/>
          <w:wAfter w:w="218" w:type="dxa"/>
          <w:trHeight w:val="377"/>
        </w:trPr>
        <w:tc>
          <w:tcPr>
            <w:tcW w:w="9464" w:type="dxa"/>
            <w:gridSpan w:val="10"/>
            <w:tcBorders>
              <w:bottom w:val="single" w:sz="4" w:space="0" w:color="auto"/>
            </w:tcBorders>
            <w:vAlign w:val="bottom"/>
          </w:tcPr>
          <w:p w14:paraId="7FD44A59" w14:textId="77777777" w:rsidR="000969C1" w:rsidRPr="0087174C" w:rsidRDefault="000969C1" w:rsidP="008053E3">
            <w:pPr>
              <w:spacing w:line="240" w:lineRule="auto"/>
              <w:ind w:firstLine="0"/>
              <w:jc w:val="left"/>
              <w:rPr>
                <w:lang w:eastAsia="ru-RU"/>
              </w:rPr>
            </w:pPr>
            <w:r>
              <w:rPr>
                <w:lang w:eastAsia="ru-RU"/>
              </w:rPr>
              <w:t xml:space="preserve">движения транспорта при решении мультимодальных логистических задач </w:t>
            </w:r>
          </w:p>
        </w:tc>
      </w:tr>
      <w:bookmarkEnd w:id="2"/>
      <w:tr w:rsidR="000969C1" w:rsidRPr="0087174C" w14:paraId="4B525E16" w14:textId="77777777" w:rsidTr="008053E3">
        <w:trPr>
          <w:gridAfter w:val="6"/>
          <w:wAfter w:w="218" w:type="dxa"/>
          <w:trHeight w:val="425"/>
        </w:trPr>
        <w:tc>
          <w:tcPr>
            <w:tcW w:w="9464" w:type="dxa"/>
            <w:gridSpan w:val="10"/>
            <w:tcBorders>
              <w:top w:val="single" w:sz="4" w:space="0" w:color="auto"/>
              <w:bottom w:val="single" w:sz="4" w:space="0" w:color="auto"/>
            </w:tcBorders>
            <w:vAlign w:val="bottom"/>
          </w:tcPr>
          <w:p w14:paraId="28A48A17" w14:textId="77777777" w:rsidR="000969C1" w:rsidRPr="0087174C" w:rsidRDefault="000969C1" w:rsidP="008053E3">
            <w:pPr>
              <w:spacing w:line="240" w:lineRule="auto"/>
              <w:ind w:firstLine="0"/>
              <w:jc w:val="left"/>
              <w:rPr>
                <w:lang w:eastAsia="ru-RU"/>
              </w:rPr>
            </w:pPr>
            <w:r w:rsidRPr="00DE6787">
              <w:rPr>
                <w:lang w:eastAsia="ru-RU"/>
              </w:rPr>
              <w:t>с минимальными затратами</w:t>
            </w:r>
          </w:p>
        </w:tc>
      </w:tr>
      <w:tr w:rsidR="000969C1" w:rsidRPr="0087174C" w14:paraId="39F509EC" w14:textId="77777777" w:rsidTr="008053E3">
        <w:tblPrEx>
          <w:tblCellMar>
            <w:left w:w="28" w:type="dxa"/>
            <w:right w:w="28" w:type="dxa"/>
          </w:tblCellMar>
        </w:tblPrEx>
        <w:tc>
          <w:tcPr>
            <w:tcW w:w="2715" w:type="dxa"/>
            <w:gridSpan w:val="3"/>
            <w:vAlign w:val="bottom"/>
            <w:hideMark/>
          </w:tcPr>
          <w:p w14:paraId="31F041A4" w14:textId="77777777" w:rsidR="000969C1" w:rsidRPr="0087174C" w:rsidRDefault="000969C1" w:rsidP="008053E3">
            <w:pPr>
              <w:spacing w:line="240" w:lineRule="auto"/>
              <w:ind w:firstLine="0"/>
              <w:jc w:val="left"/>
              <w:rPr>
                <w:b/>
                <w:sz w:val="24"/>
                <w:lang w:eastAsia="ru-RU"/>
              </w:rPr>
            </w:pPr>
          </w:p>
          <w:p w14:paraId="69130DA3" w14:textId="77777777" w:rsidR="000969C1" w:rsidRPr="0087174C" w:rsidRDefault="000969C1" w:rsidP="008053E3">
            <w:pPr>
              <w:spacing w:line="240" w:lineRule="auto"/>
              <w:ind w:firstLine="0"/>
              <w:jc w:val="left"/>
              <w:rPr>
                <w:b/>
                <w:sz w:val="20"/>
                <w:lang w:eastAsia="ru-RU"/>
              </w:rPr>
            </w:pPr>
            <w:r w:rsidRPr="0087174C">
              <w:rPr>
                <w:b/>
                <w:sz w:val="24"/>
                <w:lang w:eastAsia="ru-RU"/>
              </w:rPr>
              <w:t>Обучающегося группы</w:t>
            </w:r>
          </w:p>
        </w:tc>
        <w:tc>
          <w:tcPr>
            <w:tcW w:w="1680" w:type="dxa"/>
            <w:gridSpan w:val="3"/>
            <w:tcBorders>
              <w:top w:val="nil"/>
              <w:left w:val="nil"/>
              <w:bottom w:val="single" w:sz="4" w:space="0" w:color="auto"/>
              <w:right w:val="nil"/>
            </w:tcBorders>
            <w:vAlign w:val="bottom"/>
          </w:tcPr>
          <w:p w14:paraId="1AFF16FC" w14:textId="77777777" w:rsidR="000969C1" w:rsidRPr="0087174C" w:rsidRDefault="000969C1" w:rsidP="008053E3">
            <w:pPr>
              <w:spacing w:line="240" w:lineRule="auto"/>
              <w:ind w:left="111" w:firstLine="0"/>
              <w:jc w:val="left"/>
              <w:rPr>
                <w:lang w:eastAsia="ru-RU"/>
              </w:rPr>
            </w:pPr>
            <w:r w:rsidRPr="0087174C">
              <w:rPr>
                <w:lang w:eastAsia="ru-RU"/>
              </w:rPr>
              <w:t>И9</w:t>
            </w:r>
            <w:r>
              <w:rPr>
                <w:lang w:eastAsia="ru-RU"/>
              </w:rPr>
              <w:t>34Б</w:t>
            </w:r>
          </w:p>
        </w:tc>
        <w:tc>
          <w:tcPr>
            <w:tcW w:w="301" w:type="dxa"/>
            <w:vAlign w:val="bottom"/>
          </w:tcPr>
          <w:p w14:paraId="4721832F" w14:textId="77777777" w:rsidR="000969C1" w:rsidRPr="0087174C" w:rsidRDefault="000969C1" w:rsidP="008053E3">
            <w:pPr>
              <w:spacing w:line="240" w:lineRule="auto"/>
              <w:ind w:firstLine="0"/>
              <w:jc w:val="left"/>
              <w:rPr>
                <w:lang w:eastAsia="ru-RU"/>
              </w:rPr>
            </w:pPr>
          </w:p>
        </w:tc>
        <w:tc>
          <w:tcPr>
            <w:tcW w:w="4986" w:type="dxa"/>
            <w:gridSpan w:val="9"/>
            <w:tcBorders>
              <w:top w:val="nil"/>
              <w:left w:val="nil"/>
              <w:bottom w:val="single" w:sz="4" w:space="0" w:color="auto"/>
              <w:right w:val="nil"/>
            </w:tcBorders>
            <w:vAlign w:val="bottom"/>
          </w:tcPr>
          <w:p w14:paraId="6BB28068" w14:textId="77777777" w:rsidR="000969C1" w:rsidRPr="0087174C" w:rsidRDefault="000969C1" w:rsidP="008053E3">
            <w:pPr>
              <w:spacing w:line="240" w:lineRule="auto"/>
              <w:ind w:firstLine="0"/>
              <w:jc w:val="left"/>
              <w:rPr>
                <w:lang w:eastAsia="ru-RU"/>
              </w:rPr>
            </w:pPr>
            <w:proofErr w:type="spellStart"/>
            <w:r>
              <w:rPr>
                <w:lang w:eastAsia="ru-RU"/>
              </w:rPr>
              <w:t>Коломейчук</w:t>
            </w:r>
            <w:proofErr w:type="spellEnd"/>
            <w:r>
              <w:rPr>
                <w:lang w:eastAsia="ru-RU"/>
              </w:rPr>
              <w:t xml:space="preserve"> Д.К.</w:t>
            </w:r>
          </w:p>
        </w:tc>
      </w:tr>
      <w:tr w:rsidR="000969C1" w:rsidRPr="0087174C" w14:paraId="739FFA1A" w14:textId="77777777" w:rsidTr="008053E3">
        <w:tblPrEx>
          <w:tblCellMar>
            <w:left w:w="28" w:type="dxa"/>
            <w:right w:w="28" w:type="dxa"/>
          </w:tblCellMar>
        </w:tblPrEx>
        <w:trPr>
          <w:gridAfter w:val="3"/>
          <w:wAfter w:w="149" w:type="dxa"/>
          <w:trHeight w:val="81"/>
        </w:trPr>
        <w:tc>
          <w:tcPr>
            <w:tcW w:w="2715" w:type="dxa"/>
            <w:gridSpan w:val="3"/>
          </w:tcPr>
          <w:p w14:paraId="088A6B32" w14:textId="77777777" w:rsidR="000969C1" w:rsidRPr="0087174C" w:rsidRDefault="000969C1" w:rsidP="008053E3">
            <w:pPr>
              <w:spacing w:line="240" w:lineRule="auto"/>
              <w:ind w:firstLine="0"/>
              <w:jc w:val="left"/>
              <w:rPr>
                <w:sz w:val="16"/>
                <w:szCs w:val="16"/>
                <w:lang w:eastAsia="ru-RU"/>
              </w:rPr>
            </w:pPr>
          </w:p>
        </w:tc>
        <w:tc>
          <w:tcPr>
            <w:tcW w:w="1680" w:type="dxa"/>
            <w:gridSpan w:val="3"/>
            <w:tcBorders>
              <w:top w:val="single" w:sz="4" w:space="0" w:color="auto"/>
              <w:left w:val="nil"/>
              <w:bottom w:val="nil"/>
              <w:right w:val="nil"/>
            </w:tcBorders>
            <w:hideMark/>
          </w:tcPr>
          <w:p w14:paraId="413F0314" w14:textId="77777777" w:rsidR="000969C1" w:rsidRPr="0087174C" w:rsidRDefault="000969C1" w:rsidP="008053E3">
            <w:pPr>
              <w:spacing w:line="240" w:lineRule="auto"/>
              <w:ind w:firstLine="0"/>
              <w:jc w:val="center"/>
              <w:rPr>
                <w:sz w:val="16"/>
                <w:szCs w:val="16"/>
                <w:lang w:eastAsia="ru-RU"/>
              </w:rPr>
            </w:pPr>
            <w:r w:rsidRPr="0087174C">
              <w:rPr>
                <w:sz w:val="16"/>
                <w:szCs w:val="16"/>
                <w:lang w:eastAsia="ru-RU"/>
              </w:rPr>
              <w:t>группа</w:t>
            </w:r>
          </w:p>
        </w:tc>
        <w:tc>
          <w:tcPr>
            <w:tcW w:w="301" w:type="dxa"/>
          </w:tcPr>
          <w:p w14:paraId="2965ECA9" w14:textId="77777777" w:rsidR="000969C1" w:rsidRPr="0087174C" w:rsidRDefault="000969C1" w:rsidP="008053E3">
            <w:pPr>
              <w:spacing w:line="240" w:lineRule="auto"/>
              <w:ind w:firstLine="0"/>
              <w:jc w:val="center"/>
              <w:rPr>
                <w:sz w:val="16"/>
                <w:szCs w:val="16"/>
                <w:lang w:eastAsia="ru-RU"/>
              </w:rPr>
            </w:pPr>
          </w:p>
        </w:tc>
        <w:tc>
          <w:tcPr>
            <w:tcW w:w="4837" w:type="dxa"/>
            <w:gridSpan w:val="6"/>
            <w:tcBorders>
              <w:top w:val="single" w:sz="4" w:space="0" w:color="auto"/>
              <w:left w:val="nil"/>
              <w:bottom w:val="nil"/>
              <w:right w:val="nil"/>
            </w:tcBorders>
          </w:tcPr>
          <w:p w14:paraId="4634D36E" w14:textId="77777777" w:rsidR="000969C1" w:rsidRPr="0087174C" w:rsidRDefault="000969C1" w:rsidP="008053E3">
            <w:pPr>
              <w:spacing w:line="240" w:lineRule="auto"/>
              <w:ind w:firstLine="0"/>
              <w:jc w:val="center"/>
              <w:rPr>
                <w:sz w:val="16"/>
                <w:szCs w:val="16"/>
                <w:lang w:eastAsia="ru-RU"/>
              </w:rPr>
            </w:pPr>
            <w:r w:rsidRPr="0087174C">
              <w:rPr>
                <w:sz w:val="16"/>
                <w:szCs w:val="16"/>
                <w:lang w:eastAsia="ru-RU"/>
              </w:rPr>
              <w:t>Фамилия и инициалы</w:t>
            </w:r>
          </w:p>
        </w:tc>
      </w:tr>
      <w:tr w:rsidR="000969C1" w:rsidRPr="0087174C" w14:paraId="1EACC291" w14:textId="77777777" w:rsidTr="008053E3">
        <w:tblPrEx>
          <w:tblCellMar>
            <w:left w:w="28" w:type="dxa"/>
            <w:right w:w="28" w:type="dxa"/>
          </w:tblCellMar>
        </w:tblPrEx>
        <w:trPr>
          <w:gridAfter w:val="1"/>
          <w:wAfter w:w="15" w:type="dxa"/>
          <w:trHeight w:val="411"/>
        </w:trPr>
        <w:tc>
          <w:tcPr>
            <w:tcW w:w="3419" w:type="dxa"/>
            <w:gridSpan w:val="4"/>
            <w:vAlign w:val="bottom"/>
            <w:hideMark/>
          </w:tcPr>
          <w:p w14:paraId="5B4A9ACD" w14:textId="77777777" w:rsidR="000969C1" w:rsidRPr="0087174C" w:rsidRDefault="000969C1" w:rsidP="008053E3">
            <w:pPr>
              <w:spacing w:line="240" w:lineRule="auto"/>
              <w:ind w:firstLine="0"/>
              <w:jc w:val="left"/>
              <w:rPr>
                <w:b/>
                <w:sz w:val="24"/>
                <w:szCs w:val="24"/>
                <w:lang w:eastAsia="ru-RU"/>
              </w:rPr>
            </w:pPr>
            <w:r w:rsidRPr="0087174C">
              <w:rPr>
                <w:b/>
                <w:sz w:val="24"/>
                <w:szCs w:val="24"/>
                <w:lang w:eastAsia="ru-RU"/>
              </w:rPr>
              <w:t>Направление подготовки / специальность</w:t>
            </w:r>
          </w:p>
        </w:tc>
        <w:tc>
          <w:tcPr>
            <w:tcW w:w="1999" w:type="dxa"/>
            <w:gridSpan w:val="4"/>
            <w:tcBorders>
              <w:top w:val="nil"/>
              <w:left w:val="nil"/>
              <w:bottom w:val="single" w:sz="4" w:space="0" w:color="auto"/>
              <w:right w:val="nil"/>
            </w:tcBorders>
            <w:vAlign w:val="bottom"/>
          </w:tcPr>
          <w:p w14:paraId="58217EEA" w14:textId="77777777" w:rsidR="000969C1" w:rsidRPr="0087174C" w:rsidRDefault="000969C1" w:rsidP="008053E3">
            <w:pPr>
              <w:spacing w:line="240" w:lineRule="auto"/>
              <w:ind w:firstLine="0"/>
              <w:jc w:val="center"/>
              <w:rPr>
                <w:sz w:val="24"/>
                <w:szCs w:val="24"/>
                <w:lang w:eastAsia="ru-RU"/>
              </w:rPr>
            </w:pPr>
            <w:r w:rsidRPr="0087174C">
              <w:rPr>
                <w:sz w:val="24"/>
                <w:szCs w:val="24"/>
                <w:lang w:eastAsia="ru-RU"/>
              </w:rPr>
              <w:t>09.03.01</w:t>
            </w:r>
          </w:p>
        </w:tc>
        <w:tc>
          <w:tcPr>
            <w:tcW w:w="123" w:type="dxa"/>
            <w:vAlign w:val="bottom"/>
          </w:tcPr>
          <w:p w14:paraId="180ECC0C" w14:textId="77777777" w:rsidR="000969C1" w:rsidRPr="0087174C" w:rsidRDefault="000969C1" w:rsidP="008053E3">
            <w:pPr>
              <w:spacing w:line="240" w:lineRule="auto"/>
              <w:ind w:firstLine="0"/>
              <w:jc w:val="center"/>
              <w:rPr>
                <w:sz w:val="24"/>
                <w:szCs w:val="24"/>
                <w:lang w:eastAsia="ru-RU"/>
              </w:rPr>
            </w:pPr>
          </w:p>
        </w:tc>
        <w:tc>
          <w:tcPr>
            <w:tcW w:w="4126" w:type="dxa"/>
            <w:gridSpan w:val="6"/>
            <w:tcBorders>
              <w:top w:val="nil"/>
              <w:left w:val="nil"/>
              <w:bottom w:val="single" w:sz="4" w:space="0" w:color="auto"/>
              <w:right w:val="nil"/>
            </w:tcBorders>
            <w:vAlign w:val="bottom"/>
          </w:tcPr>
          <w:p w14:paraId="0AB6B790" w14:textId="77777777" w:rsidR="000969C1" w:rsidRPr="0087174C" w:rsidRDefault="000969C1" w:rsidP="008053E3">
            <w:pPr>
              <w:spacing w:line="240" w:lineRule="auto"/>
              <w:ind w:firstLine="0"/>
              <w:jc w:val="center"/>
              <w:rPr>
                <w:sz w:val="24"/>
                <w:szCs w:val="24"/>
                <w:lang w:eastAsia="ru-RU"/>
              </w:rPr>
            </w:pPr>
            <w:r w:rsidRPr="0087174C">
              <w:rPr>
                <w:sz w:val="24"/>
                <w:szCs w:val="24"/>
                <w:lang w:eastAsia="ru-RU"/>
              </w:rPr>
              <w:t>Информатика и вычислительная</w:t>
            </w:r>
          </w:p>
        </w:tc>
      </w:tr>
      <w:tr w:rsidR="000969C1" w:rsidRPr="0087174C" w14:paraId="7874B929" w14:textId="77777777" w:rsidTr="008053E3">
        <w:tblPrEx>
          <w:tblCellMar>
            <w:left w:w="28" w:type="dxa"/>
            <w:right w:w="28" w:type="dxa"/>
          </w:tblCellMar>
        </w:tblPrEx>
        <w:trPr>
          <w:gridAfter w:val="4"/>
          <w:wAfter w:w="155" w:type="dxa"/>
          <w:trHeight w:val="150"/>
        </w:trPr>
        <w:tc>
          <w:tcPr>
            <w:tcW w:w="3419" w:type="dxa"/>
            <w:gridSpan w:val="4"/>
          </w:tcPr>
          <w:p w14:paraId="64B0F171" w14:textId="77777777" w:rsidR="000969C1" w:rsidRPr="0087174C" w:rsidRDefault="000969C1" w:rsidP="008053E3">
            <w:pPr>
              <w:spacing w:line="240" w:lineRule="auto"/>
              <w:ind w:firstLine="0"/>
              <w:jc w:val="center"/>
              <w:rPr>
                <w:sz w:val="16"/>
                <w:lang w:eastAsia="ru-RU"/>
              </w:rPr>
            </w:pPr>
          </w:p>
        </w:tc>
        <w:tc>
          <w:tcPr>
            <w:tcW w:w="1999" w:type="dxa"/>
            <w:gridSpan w:val="4"/>
            <w:hideMark/>
          </w:tcPr>
          <w:p w14:paraId="732B61CD" w14:textId="77777777" w:rsidR="000969C1" w:rsidRPr="0087174C" w:rsidRDefault="000969C1" w:rsidP="008053E3">
            <w:pPr>
              <w:spacing w:line="240" w:lineRule="auto"/>
              <w:ind w:firstLine="0"/>
              <w:jc w:val="center"/>
              <w:rPr>
                <w:sz w:val="16"/>
                <w:lang w:eastAsia="ru-RU"/>
              </w:rPr>
            </w:pPr>
            <w:r w:rsidRPr="0087174C">
              <w:rPr>
                <w:sz w:val="16"/>
                <w:lang w:eastAsia="ru-RU"/>
              </w:rPr>
              <w:t xml:space="preserve">индекс </w:t>
            </w:r>
          </w:p>
        </w:tc>
        <w:tc>
          <w:tcPr>
            <w:tcW w:w="123" w:type="dxa"/>
          </w:tcPr>
          <w:p w14:paraId="6253E8EF" w14:textId="77777777" w:rsidR="000969C1" w:rsidRPr="0087174C" w:rsidRDefault="000969C1" w:rsidP="008053E3">
            <w:pPr>
              <w:spacing w:line="240" w:lineRule="auto"/>
              <w:ind w:firstLine="0"/>
              <w:jc w:val="center"/>
              <w:rPr>
                <w:sz w:val="16"/>
                <w:lang w:eastAsia="ru-RU"/>
              </w:rPr>
            </w:pPr>
          </w:p>
        </w:tc>
        <w:tc>
          <w:tcPr>
            <w:tcW w:w="3986" w:type="dxa"/>
            <w:gridSpan w:val="3"/>
            <w:tcBorders>
              <w:top w:val="single" w:sz="4" w:space="0" w:color="auto"/>
              <w:left w:val="nil"/>
              <w:bottom w:val="nil"/>
              <w:right w:val="nil"/>
            </w:tcBorders>
            <w:hideMark/>
          </w:tcPr>
          <w:p w14:paraId="481C1594" w14:textId="77777777" w:rsidR="000969C1" w:rsidRPr="0087174C" w:rsidRDefault="000969C1" w:rsidP="008053E3">
            <w:pPr>
              <w:spacing w:line="240" w:lineRule="auto"/>
              <w:ind w:firstLine="0"/>
              <w:jc w:val="center"/>
              <w:rPr>
                <w:sz w:val="16"/>
                <w:lang w:eastAsia="ru-RU"/>
              </w:rPr>
            </w:pPr>
            <w:r w:rsidRPr="0087174C">
              <w:rPr>
                <w:sz w:val="16"/>
                <w:lang w:eastAsia="ru-RU"/>
              </w:rPr>
              <w:t>полное наименование специальности</w:t>
            </w:r>
          </w:p>
        </w:tc>
      </w:tr>
      <w:tr w:rsidR="000969C1" w:rsidRPr="0087174C" w14:paraId="0F55C77D" w14:textId="77777777" w:rsidTr="008053E3">
        <w:tblPrEx>
          <w:tblCellMar>
            <w:left w:w="28" w:type="dxa"/>
            <w:right w:w="28" w:type="dxa"/>
          </w:tblCellMar>
        </w:tblPrEx>
        <w:trPr>
          <w:gridAfter w:val="2"/>
          <w:wAfter w:w="43" w:type="dxa"/>
          <w:trHeight w:val="84"/>
        </w:trPr>
        <w:tc>
          <w:tcPr>
            <w:tcW w:w="9639" w:type="dxa"/>
            <w:gridSpan w:val="14"/>
            <w:tcBorders>
              <w:bottom w:val="single" w:sz="4" w:space="0" w:color="auto"/>
            </w:tcBorders>
            <w:vAlign w:val="bottom"/>
          </w:tcPr>
          <w:p w14:paraId="30F05767" w14:textId="77777777" w:rsidR="000969C1" w:rsidRPr="0087174C" w:rsidRDefault="000969C1" w:rsidP="008053E3">
            <w:pPr>
              <w:spacing w:line="240" w:lineRule="auto"/>
              <w:ind w:firstLine="0"/>
              <w:jc w:val="left"/>
              <w:rPr>
                <w:sz w:val="24"/>
                <w:lang w:eastAsia="ru-RU"/>
              </w:rPr>
            </w:pPr>
            <w:r w:rsidRPr="0087174C">
              <w:rPr>
                <w:sz w:val="24"/>
                <w:lang w:eastAsia="ru-RU"/>
              </w:rPr>
              <w:t>техника</w:t>
            </w:r>
          </w:p>
        </w:tc>
      </w:tr>
      <w:tr w:rsidR="000969C1" w:rsidRPr="0087174C" w14:paraId="1C4728E4" w14:textId="77777777" w:rsidTr="008053E3">
        <w:tblPrEx>
          <w:tblCellMar>
            <w:left w:w="28" w:type="dxa"/>
            <w:right w:w="28" w:type="dxa"/>
          </w:tblCellMar>
        </w:tblPrEx>
        <w:trPr>
          <w:gridBefore w:val="1"/>
          <w:gridAfter w:val="2"/>
          <w:wBefore w:w="23" w:type="dxa"/>
          <w:wAfter w:w="43" w:type="dxa"/>
          <w:trHeight w:val="411"/>
        </w:trPr>
        <w:tc>
          <w:tcPr>
            <w:tcW w:w="3946" w:type="dxa"/>
            <w:gridSpan w:val="4"/>
            <w:vAlign w:val="bottom"/>
            <w:hideMark/>
          </w:tcPr>
          <w:p w14:paraId="68D2BB4F" w14:textId="77777777" w:rsidR="000969C1" w:rsidRPr="0087174C" w:rsidRDefault="000969C1" w:rsidP="008053E3">
            <w:pPr>
              <w:spacing w:line="240" w:lineRule="auto"/>
              <w:ind w:firstLine="0"/>
              <w:jc w:val="left"/>
              <w:rPr>
                <w:b/>
                <w:sz w:val="24"/>
                <w:lang w:eastAsia="ru-RU"/>
              </w:rPr>
            </w:pPr>
            <w:r w:rsidRPr="0087174C">
              <w:rPr>
                <w:b/>
                <w:sz w:val="24"/>
                <w:lang w:eastAsia="ru-RU"/>
              </w:rPr>
              <w:t xml:space="preserve">Направленность </w:t>
            </w:r>
          </w:p>
          <w:p w14:paraId="7768A8AD" w14:textId="77777777" w:rsidR="000969C1" w:rsidRPr="0087174C" w:rsidRDefault="000969C1" w:rsidP="008053E3">
            <w:pPr>
              <w:spacing w:line="240" w:lineRule="auto"/>
              <w:ind w:firstLine="0"/>
              <w:jc w:val="left"/>
              <w:rPr>
                <w:b/>
                <w:sz w:val="24"/>
                <w:lang w:eastAsia="ru-RU"/>
              </w:rPr>
            </w:pPr>
            <w:r w:rsidRPr="0087174C">
              <w:rPr>
                <w:b/>
                <w:sz w:val="24"/>
                <w:lang w:eastAsia="ru-RU"/>
              </w:rPr>
              <w:t>образовательной программы</w:t>
            </w:r>
          </w:p>
        </w:tc>
        <w:tc>
          <w:tcPr>
            <w:tcW w:w="5670" w:type="dxa"/>
            <w:gridSpan w:val="9"/>
            <w:tcBorders>
              <w:top w:val="nil"/>
              <w:left w:val="nil"/>
              <w:bottom w:val="single" w:sz="4" w:space="0" w:color="auto"/>
              <w:right w:val="nil"/>
            </w:tcBorders>
            <w:vAlign w:val="bottom"/>
          </w:tcPr>
          <w:p w14:paraId="051BF308" w14:textId="77777777" w:rsidR="000969C1" w:rsidRPr="0087174C" w:rsidRDefault="000969C1" w:rsidP="008053E3">
            <w:pPr>
              <w:spacing w:line="240" w:lineRule="auto"/>
              <w:ind w:firstLine="0"/>
              <w:jc w:val="left"/>
              <w:rPr>
                <w:b/>
                <w:sz w:val="24"/>
                <w:lang w:eastAsia="ru-RU"/>
              </w:rPr>
            </w:pPr>
            <w:r w:rsidRPr="0087174C">
              <w:rPr>
                <w:b/>
                <w:sz w:val="24"/>
                <w:lang w:eastAsia="ru-RU"/>
              </w:rPr>
              <w:t xml:space="preserve">Автоматизированные системы обработки </w:t>
            </w:r>
          </w:p>
        </w:tc>
      </w:tr>
      <w:tr w:rsidR="000969C1" w:rsidRPr="0087174C" w14:paraId="38E8E26D" w14:textId="77777777" w:rsidTr="008053E3">
        <w:tblPrEx>
          <w:tblCellMar>
            <w:left w:w="28" w:type="dxa"/>
            <w:right w:w="28" w:type="dxa"/>
          </w:tblCellMar>
        </w:tblPrEx>
        <w:trPr>
          <w:gridBefore w:val="1"/>
          <w:gridAfter w:val="5"/>
          <w:wBefore w:w="23" w:type="dxa"/>
          <w:wAfter w:w="184" w:type="dxa"/>
          <w:trHeight w:val="150"/>
        </w:trPr>
        <w:tc>
          <w:tcPr>
            <w:tcW w:w="3946" w:type="dxa"/>
            <w:gridSpan w:val="4"/>
          </w:tcPr>
          <w:p w14:paraId="70F86208" w14:textId="77777777" w:rsidR="000969C1" w:rsidRPr="0087174C" w:rsidRDefault="000969C1" w:rsidP="008053E3">
            <w:pPr>
              <w:spacing w:line="240" w:lineRule="auto"/>
              <w:ind w:left="1536" w:firstLine="0"/>
              <w:jc w:val="center"/>
              <w:rPr>
                <w:bCs/>
                <w:sz w:val="16"/>
                <w:szCs w:val="14"/>
                <w:lang w:eastAsia="ru-RU"/>
              </w:rPr>
            </w:pPr>
          </w:p>
        </w:tc>
        <w:tc>
          <w:tcPr>
            <w:tcW w:w="5529" w:type="dxa"/>
            <w:gridSpan w:val="6"/>
          </w:tcPr>
          <w:p w14:paraId="03D5B762" w14:textId="77777777" w:rsidR="000969C1" w:rsidRPr="0087174C" w:rsidRDefault="000969C1" w:rsidP="008053E3">
            <w:pPr>
              <w:spacing w:line="240" w:lineRule="auto"/>
              <w:ind w:left="-30" w:firstLine="0"/>
              <w:jc w:val="center"/>
              <w:rPr>
                <w:bCs/>
                <w:sz w:val="16"/>
                <w:szCs w:val="14"/>
                <w:lang w:eastAsia="ru-RU"/>
              </w:rPr>
            </w:pPr>
            <w:r w:rsidRPr="0087174C">
              <w:rPr>
                <w:bCs/>
                <w:sz w:val="16"/>
                <w:szCs w:val="14"/>
                <w:lang w:eastAsia="ru-RU"/>
              </w:rPr>
              <w:t>профиль / специализация / магистерская программа</w:t>
            </w:r>
          </w:p>
        </w:tc>
      </w:tr>
      <w:tr w:rsidR="000969C1" w:rsidRPr="0087174C" w14:paraId="017FAC3D" w14:textId="77777777" w:rsidTr="008053E3">
        <w:tblPrEx>
          <w:tblCellMar>
            <w:left w:w="28" w:type="dxa"/>
            <w:right w:w="28" w:type="dxa"/>
          </w:tblCellMar>
        </w:tblPrEx>
        <w:trPr>
          <w:gridBefore w:val="1"/>
          <w:gridAfter w:val="4"/>
          <w:wBefore w:w="23" w:type="dxa"/>
          <w:wAfter w:w="155" w:type="dxa"/>
          <w:trHeight w:val="217"/>
        </w:trPr>
        <w:tc>
          <w:tcPr>
            <w:tcW w:w="9504" w:type="dxa"/>
            <w:gridSpan w:val="11"/>
            <w:tcBorders>
              <w:bottom w:val="single" w:sz="4" w:space="0" w:color="auto"/>
            </w:tcBorders>
            <w:vAlign w:val="bottom"/>
          </w:tcPr>
          <w:p w14:paraId="59432F6F" w14:textId="77777777" w:rsidR="000969C1" w:rsidRPr="0087174C" w:rsidRDefault="000969C1" w:rsidP="008053E3">
            <w:pPr>
              <w:spacing w:line="240" w:lineRule="auto"/>
              <w:ind w:firstLine="0"/>
              <w:jc w:val="left"/>
              <w:rPr>
                <w:b/>
                <w:sz w:val="24"/>
                <w:lang w:eastAsia="ru-RU"/>
              </w:rPr>
            </w:pPr>
            <w:r w:rsidRPr="0087174C">
              <w:rPr>
                <w:b/>
                <w:sz w:val="24"/>
                <w:lang w:eastAsia="ru-RU"/>
              </w:rPr>
              <w:t>информации и управления</w:t>
            </w:r>
          </w:p>
        </w:tc>
      </w:tr>
      <w:tr w:rsidR="000969C1" w:rsidRPr="0087174C" w14:paraId="7CCB7198" w14:textId="77777777" w:rsidTr="008053E3">
        <w:tblPrEx>
          <w:tblCellMar>
            <w:left w:w="28" w:type="dxa"/>
            <w:right w:w="28" w:type="dxa"/>
          </w:tblCellMar>
        </w:tblPrEx>
        <w:trPr>
          <w:gridAfter w:val="2"/>
          <w:wAfter w:w="43" w:type="dxa"/>
          <w:trHeight w:val="505"/>
        </w:trPr>
        <w:tc>
          <w:tcPr>
            <w:tcW w:w="3419" w:type="dxa"/>
            <w:gridSpan w:val="4"/>
            <w:tcBorders>
              <w:top w:val="single" w:sz="4" w:space="0" w:color="auto"/>
            </w:tcBorders>
            <w:vAlign w:val="bottom"/>
            <w:hideMark/>
          </w:tcPr>
          <w:p w14:paraId="19FF5DC1" w14:textId="77777777" w:rsidR="000969C1" w:rsidRPr="0087174C" w:rsidRDefault="000969C1" w:rsidP="008053E3">
            <w:pPr>
              <w:spacing w:line="240" w:lineRule="auto"/>
              <w:ind w:firstLine="0"/>
              <w:jc w:val="left"/>
              <w:rPr>
                <w:b/>
                <w:sz w:val="24"/>
                <w:lang w:eastAsia="ru-RU"/>
              </w:rPr>
            </w:pPr>
            <w:r w:rsidRPr="0087174C">
              <w:rPr>
                <w:b/>
                <w:sz w:val="24"/>
                <w:lang w:eastAsia="ru-RU"/>
              </w:rPr>
              <w:t>Дисциплина (модуль)</w:t>
            </w:r>
          </w:p>
        </w:tc>
        <w:tc>
          <w:tcPr>
            <w:tcW w:w="6220" w:type="dxa"/>
            <w:gridSpan w:val="10"/>
            <w:tcBorders>
              <w:top w:val="single" w:sz="4" w:space="0" w:color="auto"/>
              <w:left w:val="nil"/>
              <w:bottom w:val="single" w:sz="4" w:space="0" w:color="auto"/>
              <w:right w:val="nil"/>
            </w:tcBorders>
            <w:vAlign w:val="bottom"/>
          </w:tcPr>
          <w:p w14:paraId="74BC746D" w14:textId="77777777" w:rsidR="000969C1" w:rsidRPr="0087174C" w:rsidRDefault="000969C1" w:rsidP="008053E3">
            <w:pPr>
              <w:spacing w:line="240" w:lineRule="auto"/>
              <w:ind w:firstLine="0"/>
              <w:jc w:val="left"/>
              <w:rPr>
                <w:lang w:eastAsia="ru-RU"/>
              </w:rPr>
            </w:pPr>
            <w:r w:rsidRPr="0087174C">
              <w:rPr>
                <w:lang w:eastAsia="ru-RU"/>
              </w:rPr>
              <w:t>Базы данных</w:t>
            </w:r>
          </w:p>
        </w:tc>
      </w:tr>
      <w:tr w:rsidR="000969C1" w:rsidRPr="0087174C" w14:paraId="4059ACD0" w14:textId="77777777" w:rsidTr="008053E3">
        <w:tblPrEx>
          <w:tblCellMar>
            <w:left w:w="28" w:type="dxa"/>
            <w:right w:w="28" w:type="dxa"/>
          </w:tblCellMar>
        </w:tblPrEx>
        <w:trPr>
          <w:gridAfter w:val="2"/>
          <w:wAfter w:w="43" w:type="dxa"/>
          <w:trHeight w:val="214"/>
        </w:trPr>
        <w:tc>
          <w:tcPr>
            <w:tcW w:w="9639" w:type="dxa"/>
            <w:gridSpan w:val="14"/>
            <w:tcBorders>
              <w:bottom w:val="single" w:sz="4" w:space="0" w:color="auto"/>
            </w:tcBorders>
            <w:vAlign w:val="bottom"/>
          </w:tcPr>
          <w:p w14:paraId="23D1BD58" w14:textId="77777777" w:rsidR="000969C1" w:rsidRPr="0087174C" w:rsidRDefault="000969C1" w:rsidP="008053E3">
            <w:pPr>
              <w:spacing w:line="240" w:lineRule="auto"/>
              <w:ind w:firstLine="0"/>
              <w:jc w:val="left"/>
              <w:rPr>
                <w:lang w:eastAsia="ru-RU"/>
              </w:rPr>
            </w:pPr>
          </w:p>
        </w:tc>
      </w:tr>
    </w:tbl>
    <w:p w14:paraId="4B478B37" w14:textId="77777777" w:rsidR="000969C1" w:rsidRPr="0087174C" w:rsidRDefault="000969C1" w:rsidP="000969C1">
      <w:pPr>
        <w:spacing w:line="240" w:lineRule="auto"/>
        <w:ind w:firstLine="0"/>
        <w:jc w:val="left"/>
        <w:rPr>
          <w:b/>
          <w:sz w:val="20"/>
          <w:lang w:eastAsia="ru-RU"/>
        </w:rPr>
      </w:pPr>
    </w:p>
    <w:tbl>
      <w:tblPr>
        <w:tblW w:w="9107" w:type="dxa"/>
        <w:tblInd w:w="108" w:type="dxa"/>
        <w:tblLook w:val="04A0" w:firstRow="1" w:lastRow="0" w:firstColumn="1" w:lastColumn="0" w:noHBand="0" w:noVBand="1"/>
      </w:tblPr>
      <w:tblGrid>
        <w:gridCol w:w="782"/>
        <w:gridCol w:w="252"/>
        <w:gridCol w:w="682"/>
        <w:gridCol w:w="310"/>
        <w:gridCol w:w="258"/>
        <w:gridCol w:w="550"/>
        <w:gridCol w:w="256"/>
        <w:gridCol w:w="293"/>
        <w:gridCol w:w="247"/>
        <w:gridCol w:w="248"/>
        <w:gridCol w:w="67"/>
        <w:gridCol w:w="185"/>
        <w:gridCol w:w="200"/>
        <w:gridCol w:w="191"/>
        <w:gridCol w:w="1087"/>
        <w:gridCol w:w="269"/>
        <w:gridCol w:w="330"/>
        <w:gridCol w:w="489"/>
        <w:gridCol w:w="234"/>
        <w:gridCol w:w="8"/>
        <w:gridCol w:w="119"/>
        <w:gridCol w:w="115"/>
        <w:gridCol w:w="373"/>
        <w:gridCol w:w="237"/>
        <w:gridCol w:w="297"/>
        <w:gridCol w:w="302"/>
        <w:gridCol w:w="363"/>
        <w:gridCol w:w="121"/>
        <w:gridCol w:w="58"/>
        <w:gridCol w:w="184"/>
      </w:tblGrid>
      <w:tr w:rsidR="000969C1" w:rsidRPr="0087174C" w14:paraId="6913AF89" w14:textId="77777777" w:rsidTr="008053E3">
        <w:trPr>
          <w:gridAfter w:val="1"/>
          <w:wAfter w:w="184" w:type="dxa"/>
          <w:trHeight w:val="369"/>
        </w:trPr>
        <w:tc>
          <w:tcPr>
            <w:tcW w:w="1716" w:type="dxa"/>
            <w:gridSpan w:val="3"/>
            <w:vAlign w:val="bottom"/>
          </w:tcPr>
          <w:p w14:paraId="12B4AD27" w14:textId="77777777" w:rsidR="000969C1" w:rsidRPr="0087174C" w:rsidRDefault="000969C1" w:rsidP="008053E3">
            <w:pPr>
              <w:spacing w:line="240" w:lineRule="auto"/>
              <w:ind w:firstLine="0"/>
              <w:jc w:val="left"/>
              <w:rPr>
                <w:b/>
                <w:sz w:val="24"/>
                <w:lang w:eastAsia="ru-RU"/>
              </w:rPr>
            </w:pPr>
            <w:bookmarkStart w:id="3" w:name="_Hlk66716552"/>
          </w:p>
        </w:tc>
        <w:tc>
          <w:tcPr>
            <w:tcW w:w="2229" w:type="dxa"/>
            <w:gridSpan w:val="8"/>
            <w:vAlign w:val="bottom"/>
          </w:tcPr>
          <w:p w14:paraId="3863616C" w14:textId="77777777" w:rsidR="000969C1" w:rsidRPr="0087174C" w:rsidRDefault="000969C1" w:rsidP="008053E3">
            <w:pPr>
              <w:spacing w:line="240" w:lineRule="auto"/>
              <w:ind w:firstLine="0"/>
              <w:jc w:val="left"/>
              <w:rPr>
                <w:sz w:val="20"/>
                <w:lang w:eastAsia="ru-RU"/>
              </w:rPr>
            </w:pPr>
          </w:p>
        </w:tc>
        <w:tc>
          <w:tcPr>
            <w:tcW w:w="385" w:type="dxa"/>
            <w:gridSpan w:val="2"/>
            <w:vAlign w:val="bottom"/>
          </w:tcPr>
          <w:p w14:paraId="579D452C" w14:textId="77777777" w:rsidR="000969C1" w:rsidRPr="0087174C" w:rsidRDefault="000969C1" w:rsidP="008053E3">
            <w:pPr>
              <w:spacing w:line="240" w:lineRule="auto"/>
              <w:ind w:firstLine="0"/>
              <w:jc w:val="left"/>
              <w:rPr>
                <w:b/>
                <w:sz w:val="20"/>
                <w:lang w:eastAsia="ru-RU"/>
              </w:rPr>
            </w:pPr>
          </w:p>
        </w:tc>
        <w:tc>
          <w:tcPr>
            <w:tcW w:w="1877" w:type="dxa"/>
            <w:gridSpan w:val="4"/>
            <w:vAlign w:val="bottom"/>
          </w:tcPr>
          <w:p w14:paraId="47739A20" w14:textId="77777777" w:rsidR="000969C1" w:rsidRPr="0087174C" w:rsidRDefault="000969C1" w:rsidP="008053E3">
            <w:pPr>
              <w:spacing w:line="240" w:lineRule="auto"/>
              <w:ind w:firstLine="0"/>
              <w:jc w:val="left"/>
              <w:rPr>
                <w:b/>
                <w:sz w:val="24"/>
                <w:lang w:eastAsia="ru-RU"/>
              </w:rPr>
            </w:pPr>
            <w:r w:rsidRPr="0087174C">
              <w:rPr>
                <w:b/>
                <w:sz w:val="24"/>
                <w:lang w:eastAsia="ru-RU"/>
              </w:rPr>
              <w:t>Руководитель:</w:t>
            </w:r>
          </w:p>
        </w:tc>
        <w:tc>
          <w:tcPr>
            <w:tcW w:w="2716" w:type="dxa"/>
            <w:gridSpan w:val="12"/>
            <w:tcBorders>
              <w:bottom w:val="single" w:sz="4" w:space="0" w:color="auto"/>
            </w:tcBorders>
            <w:vAlign w:val="bottom"/>
          </w:tcPr>
          <w:p w14:paraId="38ECA21B" w14:textId="77777777" w:rsidR="000969C1" w:rsidRPr="0087174C" w:rsidRDefault="000969C1" w:rsidP="008053E3">
            <w:pPr>
              <w:spacing w:line="240" w:lineRule="auto"/>
              <w:ind w:firstLine="0"/>
              <w:jc w:val="left"/>
              <w:rPr>
                <w:sz w:val="20"/>
                <w:lang w:eastAsia="ru-RU"/>
              </w:rPr>
            </w:pPr>
          </w:p>
        </w:tc>
      </w:tr>
      <w:tr w:rsidR="000969C1" w:rsidRPr="0087174C" w14:paraId="75483E3F" w14:textId="77777777" w:rsidTr="008053E3">
        <w:trPr>
          <w:gridAfter w:val="1"/>
          <w:wAfter w:w="184" w:type="dxa"/>
          <w:trHeight w:val="218"/>
        </w:trPr>
        <w:tc>
          <w:tcPr>
            <w:tcW w:w="1716" w:type="dxa"/>
            <w:gridSpan w:val="3"/>
          </w:tcPr>
          <w:p w14:paraId="334210C8" w14:textId="77777777" w:rsidR="000969C1" w:rsidRPr="0087174C" w:rsidRDefault="000969C1" w:rsidP="008053E3">
            <w:pPr>
              <w:spacing w:line="168" w:lineRule="auto"/>
              <w:ind w:firstLine="0"/>
              <w:jc w:val="center"/>
              <w:rPr>
                <w:i/>
                <w:iCs/>
                <w:sz w:val="16"/>
                <w:szCs w:val="16"/>
                <w:lang w:eastAsia="ru-RU"/>
              </w:rPr>
            </w:pPr>
          </w:p>
        </w:tc>
        <w:tc>
          <w:tcPr>
            <w:tcW w:w="2229" w:type="dxa"/>
            <w:gridSpan w:val="8"/>
          </w:tcPr>
          <w:p w14:paraId="088AA5B9" w14:textId="77777777" w:rsidR="000969C1" w:rsidRPr="0087174C" w:rsidRDefault="000969C1" w:rsidP="008053E3">
            <w:pPr>
              <w:spacing w:line="168" w:lineRule="auto"/>
              <w:ind w:firstLine="0"/>
              <w:jc w:val="center"/>
              <w:rPr>
                <w:sz w:val="16"/>
                <w:szCs w:val="16"/>
                <w:lang w:eastAsia="ru-RU"/>
              </w:rPr>
            </w:pPr>
          </w:p>
        </w:tc>
        <w:tc>
          <w:tcPr>
            <w:tcW w:w="385" w:type="dxa"/>
            <w:gridSpan w:val="2"/>
          </w:tcPr>
          <w:p w14:paraId="4A044E3F" w14:textId="77777777" w:rsidR="000969C1" w:rsidRPr="0087174C" w:rsidRDefault="000969C1" w:rsidP="008053E3">
            <w:pPr>
              <w:spacing w:line="168" w:lineRule="auto"/>
              <w:ind w:firstLine="0"/>
              <w:jc w:val="left"/>
              <w:rPr>
                <w:b/>
                <w:sz w:val="16"/>
                <w:szCs w:val="16"/>
                <w:lang w:eastAsia="ru-RU"/>
              </w:rPr>
            </w:pPr>
          </w:p>
        </w:tc>
        <w:tc>
          <w:tcPr>
            <w:tcW w:w="1877" w:type="dxa"/>
            <w:gridSpan w:val="4"/>
          </w:tcPr>
          <w:p w14:paraId="223AAEE4" w14:textId="77777777" w:rsidR="000969C1" w:rsidRPr="0087174C" w:rsidRDefault="000969C1" w:rsidP="008053E3">
            <w:pPr>
              <w:spacing w:line="168" w:lineRule="auto"/>
              <w:ind w:firstLine="0"/>
              <w:jc w:val="left"/>
              <w:rPr>
                <w:b/>
                <w:sz w:val="16"/>
                <w:szCs w:val="16"/>
                <w:lang w:eastAsia="ru-RU"/>
              </w:rPr>
            </w:pPr>
          </w:p>
        </w:tc>
        <w:tc>
          <w:tcPr>
            <w:tcW w:w="2716" w:type="dxa"/>
            <w:gridSpan w:val="12"/>
            <w:tcBorders>
              <w:top w:val="single" w:sz="4" w:space="0" w:color="auto"/>
            </w:tcBorders>
          </w:tcPr>
          <w:p w14:paraId="405418CD" w14:textId="77777777" w:rsidR="000969C1" w:rsidRPr="0087174C" w:rsidRDefault="000969C1" w:rsidP="008053E3">
            <w:pPr>
              <w:spacing w:line="168" w:lineRule="auto"/>
              <w:ind w:firstLine="0"/>
              <w:jc w:val="center"/>
              <w:rPr>
                <w:sz w:val="16"/>
                <w:szCs w:val="16"/>
                <w:lang w:eastAsia="ru-RU"/>
              </w:rPr>
            </w:pPr>
            <w:r w:rsidRPr="0087174C">
              <w:rPr>
                <w:sz w:val="16"/>
                <w:szCs w:val="16"/>
                <w:lang w:eastAsia="ru-RU"/>
              </w:rPr>
              <w:t>подпись</w:t>
            </w:r>
          </w:p>
        </w:tc>
      </w:tr>
      <w:tr w:rsidR="000969C1" w:rsidRPr="0087174C" w14:paraId="2CB455B8" w14:textId="77777777" w:rsidTr="008053E3">
        <w:trPr>
          <w:gridAfter w:val="2"/>
          <w:wAfter w:w="242" w:type="dxa"/>
          <w:trHeight w:val="306"/>
        </w:trPr>
        <w:tc>
          <w:tcPr>
            <w:tcW w:w="2026" w:type="dxa"/>
            <w:gridSpan w:val="4"/>
            <w:vAlign w:val="bottom"/>
          </w:tcPr>
          <w:p w14:paraId="6F88E58E" w14:textId="77777777" w:rsidR="000969C1" w:rsidRPr="0087174C" w:rsidRDefault="000969C1" w:rsidP="008053E3">
            <w:pPr>
              <w:spacing w:line="240" w:lineRule="auto"/>
              <w:ind w:firstLine="0"/>
              <w:jc w:val="left"/>
              <w:rPr>
                <w:sz w:val="20"/>
                <w:lang w:eastAsia="ru-RU"/>
              </w:rPr>
            </w:pPr>
          </w:p>
        </w:tc>
        <w:tc>
          <w:tcPr>
            <w:tcW w:w="258" w:type="dxa"/>
            <w:vAlign w:val="bottom"/>
          </w:tcPr>
          <w:p w14:paraId="71DB5D5D" w14:textId="77777777" w:rsidR="000969C1" w:rsidRPr="0087174C" w:rsidRDefault="000969C1" w:rsidP="008053E3">
            <w:pPr>
              <w:spacing w:line="240" w:lineRule="auto"/>
              <w:ind w:firstLine="0"/>
              <w:jc w:val="left"/>
              <w:rPr>
                <w:sz w:val="20"/>
                <w:lang w:eastAsia="ru-RU"/>
              </w:rPr>
            </w:pPr>
          </w:p>
        </w:tc>
        <w:tc>
          <w:tcPr>
            <w:tcW w:w="1846" w:type="dxa"/>
            <w:gridSpan w:val="7"/>
            <w:vAlign w:val="bottom"/>
          </w:tcPr>
          <w:p w14:paraId="07999E77" w14:textId="77777777" w:rsidR="000969C1" w:rsidRPr="0087174C" w:rsidRDefault="000969C1" w:rsidP="008053E3">
            <w:pPr>
              <w:spacing w:line="240" w:lineRule="auto"/>
              <w:ind w:firstLine="0"/>
              <w:jc w:val="left"/>
              <w:rPr>
                <w:sz w:val="20"/>
                <w:lang w:eastAsia="ru-RU"/>
              </w:rPr>
            </w:pPr>
          </w:p>
        </w:tc>
        <w:tc>
          <w:tcPr>
            <w:tcW w:w="391" w:type="dxa"/>
            <w:gridSpan w:val="2"/>
            <w:vAlign w:val="bottom"/>
          </w:tcPr>
          <w:p w14:paraId="2B610171" w14:textId="77777777" w:rsidR="000969C1" w:rsidRPr="0087174C" w:rsidRDefault="000969C1" w:rsidP="008053E3">
            <w:pPr>
              <w:spacing w:line="240" w:lineRule="auto"/>
              <w:ind w:firstLine="0"/>
              <w:jc w:val="left"/>
              <w:rPr>
                <w:sz w:val="20"/>
                <w:lang w:eastAsia="ru-RU"/>
              </w:rPr>
            </w:pPr>
          </w:p>
        </w:tc>
        <w:tc>
          <w:tcPr>
            <w:tcW w:w="2175" w:type="dxa"/>
            <w:gridSpan w:val="4"/>
            <w:tcBorders>
              <w:bottom w:val="single" w:sz="4" w:space="0" w:color="auto"/>
            </w:tcBorders>
            <w:vAlign w:val="bottom"/>
          </w:tcPr>
          <w:p w14:paraId="43810718" w14:textId="77777777" w:rsidR="000969C1" w:rsidRPr="0087174C" w:rsidRDefault="000969C1" w:rsidP="008053E3">
            <w:pPr>
              <w:spacing w:line="240" w:lineRule="auto"/>
              <w:ind w:firstLine="0"/>
              <w:jc w:val="left"/>
              <w:rPr>
                <w:sz w:val="20"/>
                <w:lang w:eastAsia="ru-RU"/>
              </w:rPr>
            </w:pPr>
          </w:p>
        </w:tc>
        <w:tc>
          <w:tcPr>
            <w:tcW w:w="234" w:type="dxa"/>
            <w:vAlign w:val="bottom"/>
          </w:tcPr>
          <w:p w14:paraId="47FA02A7" w14:textId="77777777" w:rsidR="000969C1" w:rsidRPr="0087174C" w:rsidRDefault="000969C1" w:rsidP="008053E3">
            <w:pPr>
              <w:spacing w:line="240" w:lineRule="auto"/>
              <w:ind w:firstLine="0"/>
              <w:jc w:val="left"/>
              <w:rPr>
                <w:sz w:val="20"/>
                <w:lang w:eastAsia="ru-RU"/>
              </w:rPr>
            </w:pPr>
          </w:p>
        </w:tc>
        <w:tc>
          <w:tcPr>
            <w:tcW w:w="1935" w:type="dxa"/>
            <w:gridSpan w:val="9"/>
            <w:vAlign w:val="bottom"/>
          </w:tcPr>
          <w:p w14:paraId="5D449FD3" w14:textId="77777777" w:rsidR="000969C1" w:rsidRPr="0087174C" w:rsidRDefault="000969C1" w:rsidP="008053E3">
            <w:pPr>
              <w:spacing w:line="240" w:lineRule="auto"/>
              <w:ind w:firstLine="0"/>
              <w:jc w:val="left"/>
              <w:rPr>
                <w:sz w:val="20"/>
                <w:lang w:eastAsia="ru-RU"/>
              </w:rPr>
            </w:pPr>
            <w:r w:rsidRPr="0087174C">
              <w:rPr>
                <w:sz w:val="20"/>
                <w:lang w:eastAsia="ru-RU"/>
              </w:rPr>
              <w:t>Смирнов Н.В.</w:t>
            </w:r>
          </w:p>
        </w:tc>
      </w:tr>
      <w:tr w:rsidR="000969C1" w:rsidRPr="0087174C" w14:paraId="109ACD7C" w14:textId="77777777" w:rsidTr="008053E3">
        <w:trPr>
          <w:trHeight w:val="222"/>
        </w:trPr>
        <w:tc>
          <w:tcPr>
            <w:tcW w:w="2284" w:type="dxa"/>
            <w:gridSpan w:val="5"/>
          </w:tcPr>
          <w:p w14:paraId="1D49352F" w14:textId="77777777" w:rsidR="000969C1" w:rsidRPr="0087174C" w:rsidRDefault="000969C1" w:rsidP="008053E3">
            <w:pPr>
              <w:spacing w:line="240" w:lineRule="auto"/>
              <w:ind w:firstLine="0"/>
              <w:rPr>
                <w:b/>
                <w:sz w:val="16"/>
                <w:szCs w:val="16"/>
                <w:lang w:eastAsia="ru-RU"/>
              </w:rPr>
            </w:pPr>
          </w:p>
        </w:tc>
        <w:tc>
          <w:tcPr>
            <w:tcW w:w="1846" w:type="dxa"/>
            <w:gridSpan w:val="7"/>
          </w:tcPr>
          <w:p w14:paraId="1C8A0E8A" w14:textId="77777777" w:rsidR="000969C1" w:rsidRPr="0087174C" w:rsidRDefault="000969C1" w:rsidP="008053E3">
            <w:pPr>
              <w:spacing w:line="240" w:lineRule="auto"/>
              <w:ind w:firstLine="0"/>
              <w:jc w:val="center"/>
              <w:rPr>
                <w:sz w:val="16"/>
                <w:szCs w:val="16"/>
                <w:lang w:eastAsia="ru-RU"/>
              </w:rPr>
            </w:pPr>
          </w:p>
        </w:tc>
        <w:tc>
          <w:tcPr>
            <w:tcW w:w="391" w:type="dxa"/>
            <w:gridSpan w:val="2"/>
          </w:tcPr>
          <w:p w14:paraId="775C7C07" w14:textId="77777777" w:rsidR="000969C1" w:rsidRPr="0087174C" w:rsidRDefault="000969C1" w:rsidP="008053E3">
            <w:pPr>
              <w:spacing w:line="240" w:lineRule="auto"/>
              <w:ind w:firstLine="0"/>
              <w:jc w:val="left"/>
              <w:rPr>
                <w:b/>
                <w:sz w:val="16"/>
                <w:szCs w:val="16"/>
                <w:lang w:eastAsia="ru-RU"/>
              </w:rPr>
            </w:pPr>
          </w:p>
        </w:tc>
        <w:tc>
          <w:tcPr>
            <w:tcW w:w="2536" w:type="dxa"/>
            <w:gridSpan w:val="7"/>
          </w:tcPr>
          <w:p w14:paraId="320F05B7" w14:textId="77777777" w:rsidR="000969C1" w:rsidRPr="0087174C" w:rsidRDefault="000969C1" w:rsidP="008053E3">
            <w:pPr>
              <w:spacing w:line="240" w:lineRule="auto"/>
              <w:ind w:firstLine="0"/>
              <w:rPr>
                <w:b/>
                <w:sz w:val="16"/>
                <w:szCs w:val="16"/>
                <w:lang w:eastAsia="ru-RU"/>
              </w:rPr>
            </w:pPr>
            <w:r w:rsidRPr="0087174C">
              <w:rPr>
                <w:sz w:val="16"/>
                <w:szCs w:val="16"/>
                <w:lang w:eastAsia="ru-RU"/>
              </w:rPr>
              <w:t>ученая степень, ученое звание</w:t>
            </w:r>
          </w:p>
        </w:tc>
        <w:tc>
          <w:tcPr>
            <w:tcW w:w="2050" w:type="dxa"/>
            <w:gridSpan w:val="9"/>
            <w:tcBorders>
              <w:top w:val="single" w:sz="4" w:space="0" w:color="auto"/>
            </w:tcBorders>
          </w:tcPr>
          <w:p w14:paraId="055B09FC" w14:textId="77777777" w:rsidR="000969C1" w:rsidRPr="0087174C" w:rsidRDefault="000969C1" w:rsidP="008053E3">
            <w:pPr>
              <w:spacing w:line="240" w:lineRule="auto"/>
              <w:ind w:firstLine="0"/>
              <w:rPr>
                <w:b/>
                <w:sz w:val="16"/>
                <w:szCs w:val="16"/>
                <w:lang w:eastAsia="ru-RU"/>
              </w:rPr>
            </w:pPr>
            <w:r w:rsidRPr="0087174C">
              <w:rPr>
                <w:sz w:val="16"/>
                <w:szCs w:val="16"/>
                <w:lang w:eastAsia="ru-RU"/>
              </w:rPr>
              <w:t>Фамилия ИО</w:t>
            </w:r>
          </w:p>
        </w:tc>
      </w:tr>
      <w:tr w:rsidR="000969C1" w:rsidRPr="0087174C" w14:paraId="67281682" w14:textId="77777777" w:rsidTr="008053E3">
        <w:trPr>
          <w:trHeight w:val="354"/>
        </w:trPr>
        <w:tc>
          <w:tcPr>
            <w:tcW w:w="782" w:type="dxa"/>
            <w:tcMar>
              <w:left w:w="28" w:type="dxa"/>
              <w:right w:w="28" w:type="dxa"/>
            </w:tcMar>
            <w:vAlign w:val="bottom"/>
          </w:tcPr>
          <w:p w14:paraId="1DC9C5B9" w14:textId="77777777" w:rsidR="000969C1" w:rsidRPr="0087174C" w:rsidRDefault="000969C1" w:rsidP="008053E3">
            <w:pPr>
              <w:spacing w:line="240" w:lineRule="auto"/>
              <w:ind w:firstLine="0"/>
              <w:jc w:val="left"/>
              <w:rPr>
                <w:b/>
                <w:sz w:val="24"/>
                <w:lang w:eastAsia="ru-RU"/>
              </w:rPr>
            </w:pPr>
          </w:p>
        </w:tc>
        <w:tc>
          <w:tcPr>
            <w:tcW w:w="252" w:type="dxa"/>
            <w:vAlign w:val="bottom"/>
          </w:tcPr>
          <w:p w14:paraId="60B2FC1C" w14:textId="77777777" w:rsidR="000969C1" w:rsidRPr="0087174C" w:rsidRDefault="000969C1" w:rsidP="008053E3">
            <w:pPr>
              <w:spacing w:line="240" w:lineRule="auto"/>
              <w:ind w:firstLine="0"/>
              <w:jc w:val="left"/>
              <w:rPr>
                <w:b/>
                <w:sz w:val="24"/>
                <w:lang w:eastAsia="ru-RU"/>
              </w:rPr>
            </w:pPr>
          </w:p>
        </w:tc>
        <w:tc>
          <w:tcPr>
            <w:tcW w:w="1800" w:type="dxa"/>
            <w:gridSpan w:val="4"/>
            <w:vAlign w:val="bottom"/>
          </w:tcPr>
          <w:p w14:paraId="4D7E96F6" w14:textId="77777777" w:rsidR="000969C1" w:rsidRPr="0087174C" w:rsidRDefault="000969C1" w:rsidP="008053E3">
            <w:pPr>
              <w:spacing w:line="240" w:lineRule="auto"/>
              <w:ind w:firstLine="0"/>
              <w:jc w:val="left"/>
              <w:rPr>
                <w:b/>
                <w:sz w:val="24"/>
                <w:lang w:eastAsia="ru-RU"/>
              </w:rPr>
            </w:pPr>
          </w:p>
        </w:tc>
        <w:tc>
          <w:tcPr>
            <w:tcW w:w="256" w:type="dxa"/>
            <w:vAlign w:val="bottom"/>
          </w:tcPr>
          <w:p w14:paraId="0C723E93" w14:textId="77777777" w:rsidR="000969C1" w:rsidRPr="0087174C" w:rsidRDefault="000969C1" w:rsidP="008053E3">
            <w:pPr>
              <w:spacing w:line="240" w:lineRule="auto"/>
              <w:ind w:firstLine="0"/>
              <w:jc w:val="left"/>
              <w:rPr>
                <w:b/>
                <w:sz w:val="24"/>
                <w:lang w:eastAsia="ru-RU"/>
              </w:rPr>
            </w:pPr>
          </w:p>
        </w:tc>
        <w:tc>
          <w:tcPr>
            <w:tcW w:w="293" w:type="dxa"/>
            <w:tcMar>
              <w:left w:w="28" w:type="dxa"/>
              <w:right w:w="28" w:type="dxa"/>
            </w:tcMar>
            <w:vAlign w:val="bottom"/>
          </w:tcPr>
          <w:p w14:paraId="15D753C3" w14:textId="77777777" w:rsidR="000969C1" w:rsidRPr="0087174C" w:rsidRDefault="000969C1" w:rsidP="008053E3">
            <w:pPr>
              <w:spacing w:line="240" w:lineRule="auto"/>
              <w:ind w:firstLine="0"/>
              <w:jc w:val="left"/>
              <w:rPr>
                <w:b/>
                <w:sz w:val="24"/>
                <w:lang w:eastAsia="ru-RU"/>
              </w:rPr>
            </w:pPr>
          </w:p>
        </w:tc>
        <w:tc>
          <w:tcPr>
            <w:tcW w:w="247" w:type="dxa"/>
            <w:tcMar>
              <w:left w:w="28" w:type="dxa"/>
              <w:right w:w="28" w:type="dxa"/>
            </w:tcMar>
            <w:vAlign w:val="bottom"/>
          </w:tcPr>
          <w:p w14:paraId="00B528D3" w14:textId="77777777" w:rsidR="000969C1" w:rsidRPr="0087174C" w:rsidRDefault="000969C1" w:rsidP="008053E3">
            <w:pPr>
              <w:spacing w:line="240" w:lineRule="auto"/>
              <w:ind w:firstLine="0"/>
              <w:jc w:val="left"/>
              <w:rPr>
                <w:b/>
                <w:sz w:val="24"/>
                <w:lang w:eastAsia="ru-RU"/>
              </w:rPr>
            </w:pPr>
          </w:p>
        </w:tc>
        <w:tc>
          <w:tcPr>
            <w:tcW w:w="248" w:type="dxa"/>
            <w:tcMar>
              <w:left w:w="28" w:type="dxa"/>
              <w:right w:w="28" w:type="dxa"/>
            </w:tcMar>
            <w:vAlign w:val="bottom"/>
          </w:tcPr>
          <w:p w14:paraId="40EBD6FB" w14:textId="77777777" w:rsidR="000969C1" w:rsidRPr="0087174C" w:rsidRDefault="000969C1" w:rsidP="008053E3">
            <w:pPr>
              <w:spacing w:line="240" w:lineRule="auto"/>
              <w:ind w:firstLine="0"/>
              <w:jc w:val="left"/>
              <w:rPr>
                <w:b/>
                <w:sz w:val="24"/>
                <w:lang w:eastAsia="ru-RU"/>
              </w:rPr>
            </w:pPr>
          </w:p>
        </w:tc>
        <w:tc>
          <w:tcPr>
            <w:tcW w:w="252" w:type="dxa"/>
            <w:gridSpan w:val="2"/>
            <w:tcBorders>
              <w:left w:val="nil"/>
            </w:tcBorders>
            <w:vAlign w:val="bottom"/>
          </w:tcPr>
          <w:p w14:paraId="32A33B18" w14:textId="77777777" w:rsidR="000969C1" w:rsidRPr="0087174C" w:rsidRDefault="000969C1" w:rsidP="008053E3">
            <w:pPr>
              <w:spacing w:line="240" w:lineRule="auto"/>
              <w:ind w:firstLine="0"/>
              <w:jc w:val="left"/>
              <w:rPr>
                <w:b/>
                <w:sz w:val="24"/>
                <w:lang w:eastAsia="ru-RU"/>
              </w:rPr>
            </w:pPr>
          </w:p>
        </w:tc>
        <w:tc>
          <w:tcPr>
            <w:tcW w:w="391" w:type="dxa"/>
            <w:gridSpan w:val="2"/>
            <w:vAlign w:val="bottom"/>
          </w:tcPr>
          <w:p w14:paraId="3B1ED9D7" w14:textId="77777777" w:rsidR="000969C1" w:rsidRPr="0087174C" w:rsidRDefault="000969C1" w:rsidP="008053E3">
            <w:pPr>
              <w:spacing w:line="240" w:lineRule="auto"/>
              <w:ind w:firstLine="0"/>
              <w:jc w:val="left"/>
              <w:rPr>
                <w:b/>
                <w:sz w:val="24"/>
                <w:lang w:eastAsia="ru-RU"/>
              </w:rPr>
            </w:pPr>
          </w:p>
        </w:tc>
        <w:tc>
          <w:tcPr>
            <w:tcW w:w="1356" w:type="dxa"/>
            <w:gridSpan w:val="2"/>
            <w:vAlign w:val="bottom"/>
          </w:tcPr>
          <w:p w14:paraId="2997E9F1" w14:textId="77777777" w:rsidR="000969C1" w:rsidRPr="0087174C" w:rsidRDefault="000969C1" w:rsidP="008053E3">
            <w:pPr>
              <w:spacing w:line="240" w:lineRule="auto"/>
              <w:ind w:firstLine="0"/>
              <w:jc w:val="left"/>
              <w:rPr>
                <w:b/>
                <w:sz w:val="24"/>
                <w:lang w:eastAsia="ru-RU"/>
              </w:rPr>
            </w:pPr>
            <w:r w:rsidRPr="0087174C">
              <w:rPr>
                <w:b/>
                <w:sz w:val="24"/>
                <w:lang w:eastAsia="ru-RU"/>
              </w:rPr>
              <w:t>Оценка:</w:t>
            </w:r>
          </w:p>
        </w:tc>
        <w:tc>
          <w:tcPr>
            <w:tcW w:w="3230" w:type="dxa"/>
            <w:gridSpan w:val="14"/>
            <w:tcBorders>
              <w:bottom w:val="single" w:sz="4" w:space="0" w:color="auto"/>
            </w:tcBorders>
            <w:vAlign w:val="bottom"/>
          </w:tcPr>
          <w:p w14:paraId="43F69E6A" w14:textId="77777777" w:rsidR="000969C1" w:rsidRPr="0087174C" w:rsidRDefault="000969C1" w:rsidP="008053E3">
            <w:pPr>
              <w:spacing w:line="240" w:lineRule="auto"/>
              <w:ind w:firstLine="0"/>
              <w:jc w:val="left"/>
              <w:rPr>
                <w:b/>
                <w:sz w:val="24"/>
                <w:lang w:eastAsia="ru-RU"/>
              </w:rPr>
            </w:pPr>
          </w:p>
        </w:tc>
      </w:tr>
      <w:tr w:rsidR="000969C1" w:rsidRPr="0087174C" w14:paraId="57524B53" w14:textId="77777777" w:rsidTr="008053E3">
        <w:trPr>
          <w:trHeight w:val="354"/>
        </w:trPr>
        <w:tc>
          <w:tcPr>
            <w:tcW w:w="782" w:type="dxa"/>
            <w:tcMar>
              <w:left w:w="28" w:type="dxa"/>
              <w:right w:w="28" w:type="dxa"/>
            </w:tcMar>
            <w:vAlign w:val="bottom"/>
          </w:tcPr>
          <w:p w14:paraId="07F45671" w14:textId="77777777" w:rsidR="000969C1" w:rsidRPr="0087174C" w:rsidRDefault="000969C1" w:rsidP="008053E3">
            <w:pPr>
              <w:spacing w:line="240" w:lineRule="auto"/>
              <w:ind w:firstLine="0"/>
              <w:jc w:val="left"/>
              <w:rPr>
                <w:sz w:val="24"/>
                <w:lang w:eastAsia="ru-RU"/>
              </w:rPr>
            </w:pPr>
          </w:p>
        </w:tc>
        <w:tc>
          <w:tcPr>
            <w:tcW w:w="252" w:type="dxa"/>
            <w:vAlign w:val="bottom"/>
          </w:tcPr>
          <w:p w14:paraId="43A4DF07" w14:textId="77777777" w:rsidR="000969C1" w:rsidRPr="0087174C" w:rsidRDefault="000969C1" w:rsidP="008053E3">
            <w:pPr>
              <w:spacing w:line="240" w:lineRule="auto"/>
              <w:ind w:firstLine="0"/>
              <w:jc w:val="left"/>
              <w:rPr>
                <w:sz w:val="24"/>
                <w:lang w:eastAsia="ru-RU"/>
              </w:rPr>
            </w:pPr>
          </w:p>
        </w:tc>
        <w:tc>
          <w:tcPr>
            <w:tcW w:w="1800" w:type="dxa"/>
            <w:gridSpan w:val="4"/>
            <w:vAlign w:val="bottom"/>
          </w:tcPr>
          <w:p w14:paraId="270CEF4E" w14:textId="77777777" w:rsidR="000969C1" w:rsidRPr="0087174C" w:rsidRDefault="000969C1" w:rsidP="008053E3">
            <w:pPr>
              <w:spacing w:line="240" w:lineRule="auto"/>
              <w:ind w:firstLine="0"/>
              <w:jc w:val="left"/>
              <w:rPr>
                <w:sz w:val="24"/>
                <w:lang w:eastAsia="ru-RU"/>
              </w:rPr>
            </w:pPr>
          </w:p>
        </w:tc>
        <w:tc>
          <w:tcPr>
            <w:tcW w:w="256" w:type="dxa"/>
            <w:vAlign w:val="bottom"/>
          </w:tcPr>
          <w:p w14:paraId="36453C0F" w14:textId="77777777" w:rsidR="000969C1" w:rsidRPr="0087174C" w:rsidRDefault="000969C1" w:rsidP="008053E3">
            <w:pPr>
              <w:spacing w:line="240" w:lineRule="auto"/>
              <w:ind w:firstLine="0"/>
              <w:jc w:val="left"/>
              <w:rPr>
                <w:sz w:val="24"/>
                <w:lang w:eastAsia="ru-RU"/>
              </w:rPr>
            </w:pPr>
          </w:p>
        </w:tc>
        <w:tc>
          <w:tcPr>
            <w:tcW w:w="293" w:type="dxa"/>
            <w:tcMar>
              <w:left w:w="28" w:type="dxa"/>
              <w:right w:w="28" w:type="dxa"/>
            </w:tcMar>
            <w:vAlign w:val="bottom"/>
          </w:tcPr>
          <w:p w14:paraId="191DD22F" w14:textId="77777777" w:rsidR="000969C1" w:rsidRPr="0087174C" w:rsidRDefault="000969C1" w:rsidP="008053E3">
            <w:pPr>
              <w:spacing w:line="240" w:lineRule="auto"/>
              <w:ind w:firstLine="0"/>
              <w:jc w:val="left"/>
              <w:rPr>
                <w:sz w:val="24"/>
                <w:lang w:eastAsia="ru-RU"/>
              </w:rPr>
            </w:pPr>
          </w:p>
        </w:tc>
        <w:tc>
          <w:tcPr>
            <w:tcW w:w="247" w:type="dxa"/>
            <w:tcMar>
              <w:left w:w="28" w:type="dxa"/>
              <w:right w:w="28" w:type="dxa"/>
            </w:tcMar>
            <w:vAlign w:val="bottom"/>
          </w:tcPr>
          <w:p w14:paraId="28151A89" w14:textId="77777777" w:rsidR="000969C1" w:rsidRPr="0087174C" w:rsidRDefault="000969C1" w:rsidP="008053E3">
            <w:pPr>
              <w:spacing w:line="240" w:lineRule="auto"/>
              <w:ind w:firstLine="0"/>
              <w:jc w:val="left"/>
              <w:rPr>
                <w:sz w:val="24"/>
                <w:lang w:eastAsia="ru-RU"/>
              </w:rPr>
            </w:pPr>
          </w:p>
        </w:tc>
        <w:tc>
          <w:tcPr>
            <w:tcW w:w="248" w:type="dxa"/>
            <w:tcMar>
              <w:left w:w="28" w:type="dxa"/>
              <w:right w:w="28" w:type="dxa"/>
            </w:tcMar>
            <w:vAlign w:val="bottom"/>
          </w:tcPr>
          <w:p w14:paraId="4CA7BBDB" w14:textId="77777777" w:rsidR="000969C1" w:rsidRPr="0087174C" w:rsidRDefault="000969C1" w:rsidP="008053E3">
            <w:pPr>
              <w:spacing w:line="240" w:lineRule="auto"/>
              <w:ind w:firstLine="0"/>
              <w:jc w:val="left"/>
              <w:rPr>
                <w:sz w:val="24"/>
                <w:lang w:eastAsia="ru-RU"/>
              </w:rPr>
            </w:pPr>
          </w:p>
        </w:tc>
        <w:tc>
          <w:tcPr>
            <w:tcW w:w="252" w:type="dxa"/>
            <w:gridSpan w:val="2"/>
            <w:tcBorders>
              <w:left w:val="nil"/>
            </w:tcBorders>
            <w:vAlign w:val="bottom"/>
          </w:tcPr>
          <w:p w14:paraId="59DEA257" w14:textId="77777777" w:rsidR="000969C1" w:rsidRPr="0087174C" w:rsidRDefault="000969C1" w:rsidP="008053E3">
            <w:pPr>
              <w:spacing w:line="240" w:lineRule="auto"/>
              <w:ind w:firstLine="0"/>
              <w:jc w:val="left"/>
              <w:rPr>
                <w:sz w:val="24"/>
                <w:lang w:eastAsia="ru-RU"/>
              </w:rPr>
            </w:pPr>
          </w:p>
        </w:tc>
        <w:tc>
          <w:tcPr>
            <w:tcW w:w="391" w:type="dxa"/>
            <w:gridSpan w:val="2"/>
            <w:vAlign w:val="bottom"/>
          </w:tcPr>
          <w:p w14:paraId="4D06BF04" w14:textId="77777777" w:rsidR="000969C1" w:rsidRPr="0087174C" w:rsidRDefault="000969C1" w:rsidP="008053E3">
            <w:pPr>
              <w:spacing w:line="240" w:lineRule="auto"/>
              <w:ind w:firstLine="0"/>
              <w:jc w:val="left"/>
              <w:rPr>
                <w:b/>
                <w:sz w:val="24"/>
                <w:lang w:eastAsia="ru-RU"/>
              </w:rPr>
            </w:pPr>
          </w:p>
        </w:tc>
        <w:tc>
          <w:tcPr>
            <w:tcW w:w="1087" w:type="dxa"/>
            <w:vAlign w:val="bottom"/>
          </w:tcPr>
          <w:p w14:paraId="16DAED5F" w14:textId="77777777" w:rsidR="000969C1" w:rsidRPr="0087174C" w:rsidRDefault="000969C1" w:rsidP="008053E3">
            <w:pPr>
              <w:spacing w:line="240" w:lineRule="auto"/>
              <w:ind w:firstLine="0"/>
              <w:jc w:val="left"/>
              <w:rPr>
                <w:sz w:val="24"/>
                <w:lang w:eastAsia="ru-RU"/>
              </w:rPr>
            </w:pPr>
            <w:r w:rsidRPr="0087174C">
              <w:rPr>
                <w:sz w:val="24"/>
                <w:lang w:eastAsia="ru-RU"/>
              </w:rPr>
              <w:t>«         »</w:t>
            </w:r>
          </w:p>
        </w:tc>
        <w:tc>
          <w:tcPr>
            <w:tcW w:w="269" w:type="dxa"/>
            <w:vAlign w:val="bottom"/>
          </w:tcPr>
          <w:p w14:paraId="67D12515" w14:textId="77777777" w:rsidR="000969C1" w:rsidRPr="0087174C" w:rsidRDefault="000969C1" w:rsidP="008053E3">
            <w:pPr>
              <w:spacing w:line="240" w:lineRule="auto"/>
              <w:ind w:firstLine="0"/>
              <w:jc w:val="left"/>
              <w:rPr>
                <w:sz w:val="24"/>
                <w:lang w:eastAsia="ru-RU"/>
              </w:rPr>
            </w:pPr>
          </w:p>
        </w:tc>
        <w:tc>
          <w:tcPr>
            <w:tcW w:w="1668" w:type="dxa"/>
            <w:gridSpan w:val="7"/>
            <w:tcBorders>
              <w:bottom w:val="single" w:sz="4" w:space="0" w:color="auto"/>
            </w:tcBorders>
            <w:vAlign w:val="bottom"/>
          </w:tcPr>
          <w:p w14:paraId="5D889315" w14:textId="77777777" w:rsidR="000969C1" w:rsidRPr="0087174C" w:rsidRDefault="000969C1" w:rsidP="008053E3">
            <w:pPr>
              <w:spacing w:line="240" w:lineRule="auto"/>
              <w:ind w:firstLine="0"/>
              <w:jc w:val="left"/>
              <w:rPr>
                <w:sz w:val="24"/>
                <w:lang w:eastAsia="ru-RU"/>
              </w:rPr>
            </w:pPr>
          </w:p>
        </w:tc>
        <w:tc>
          <w:tcPr>
            <w:tcW w:w="237" w:type="dxa"/>
            <w:tcMar>
              <w:left w:w="28" w:type="dxa"/>
              <w:right w:w="28" w:type="dxa"/>
            </w:tcMar>
            <w:vAlign w:val="bottom"/>
          </w:tcPr>
          <w:p w14:paraId="5B7F8184" w14:textId="77777777" w:rsidR="000969C1" w:rsidRPr="0087174C" w:rsidRDefault="000969C1" w:rsidP="008053E3">
            <w:pPr>
              <w:spacing w:line="240" w:lineRule="auto"/>
              <w:ind w:firstLine="0"/>
              <w:jc w:val="left"/>
              <w:rPr>
                <w:sz w:val="24"/>
                <w:lang w:eastAsia="ru-RU"/>
              </w:rPr>
            </w:pPr>
          </w:p>
        </w:tc>
        <w:tc>
          <w:tcPr>
            <w:tcW w:w="297" w:type="dxa"/>
            <w:tcMar>
              <w:left w:w="28" w:type="dxa"/>
              <w:right w:w="28" w:type="dxa"/>
            </w:tcMar>
            <w:vAlign w:val="bottom"/>
          </w:tcPr>
          <w:p w14:paraId="45988C94" w14:textId="77777777" w:rsidR="000969C1" w:rsidRPr="0087174C" w:rsidRDefault="000969C1" w:rsidP="008053E3">
            <w:pPr>
              <w:spacing w:line="240" w:lineRule="auto"/>
              <w:ind w:firstLine="0"/>
              <w:jc w:val="right"/>
              <w:rPr>
                <w:sz w:val="24"/>
                <w:lang w:eastAsia="ru-RU"/>
              </w:rPr>
            </w:pPr>
            <w:r w:rsidRPr="0087174C">
              <w:rPr>
                <w:sz w:val="24"/>
                <w:lang w:eastAsia="ru-RU"/>
              </w:rPr>
              <w:t>20</w:t>
            </w:r>
          </w:p>
        </w:tc>
        <w:tc>
          <w:tcPr>
            <w:tcW w:w="302" w:type="dxa"/>
            <w:tcBorders>
              <w:bottom w:val="single" w:sz="4" w:space="0" w:color="auto"/>
            </w:tcBorders>
            <w:tcMar>
              <w:left w:w="28" w:type="dxa"/>
              <w:right w:w="28" w:type="dxa"/>
            </w:tcMar>
            <w:vAlign w:val="bottom"/>
          </w:tcPr>
          <w:p w14:paraId="0855EBA0" w14:textId="77777777" w:rsidR="000969C1" w:rsidRPr="0087174C" w:rsidRDefault="000969C1" w:rsidP="008053E3">
            <w:pPr>
              <w:spacing w:line="240" w:lineRule="auto"/>
              <w:ind w:firstLine="0"/>
              <w:jc w:val="left"/>
              <w:rPr>
                <w:sz w:val="24"/>
                <w:lang w:eastAsia="ru-RU"/>
              </w:rPr>
            </w:pPr>
            <w:r>
              <w:rPr>
                <w:sz w:val="24"/>
                <w:lang w:eastAsia="ru-RU"/>
              </w:rPr>
              <w:t>26</w:t>
            </w:r>
          </w:p>
        </w:tc>
        <w:tc>
          <w:tcPr>
            <w:tcW w:w="363" w:type="dxa"/>
            <w:tcMar>
              <w:left w:w="28" w:type="dxa"/>
              <w:right w:w="28" w:type="dxa"/>
            </w:tcMar>
            <w:vAlign w:val="bottom"/>
          </w:tcPr>
          <w:p w14:paraId="633D1524" w14:textId="77777777" w:rsidR="000969C1" w:rsidRPr="0087174C" w:rsidRDefault="000969C1" w:rsidP="008053E3">
            <w:pPr>
              <w:spacing w:line="240" w:lineRule="auto"/>
              <w:ind w:firstLine="0"/>
              <w:jc w:val="left"/>
              <w:rPr>
                <w:sz w:val="24"/>
                <w:lang w:eastAsia="ru-RU"/>
              </w:rPr>
            </w:pPr>
            <w:r w:rsidRPr="0087174C">
              <w:rPr>
                <w:sz w:val="24"/>
                <w:lang w:eastAsia="ru-RU"/>
              </w:rPr>
              <w:t>г.</w:t>
            </w:r>
          </w:p>
        </w:tc>
        <w:tc>
          <w:tcPr>
            <w:tcW w:w="363" w:type="dxa"/>
            <w:gridSpan w:val="3"/>
            <w:tcBorders>
              <w:left w:val="nil"/>
            </w:tcBorders>
            <w:vAlign w:val="bottom"/>
          </w:tcPr>
          <w:p w14:paraId="3960F2E0" w14:textId="77777777" w:rsidR="000969C1" w:rsidRPr="0087174C" w:rsidRDefault="000969C1" w:rsidP="008053E3">
            <w:pPr>
              <w:spacing w:line="240" w:lineRule="auto"/>
              <w:ind w:firstLine="0"/>
              <w:jc w:val="left"/>
              <w:rPr>
                <w:sz w:val="24"/>
                <w:lang w:eastAsia="ru-RU"/>
              </w:rPr>
            </w:pPr>
          </w:p>
        </w:tc>
      </w:tr>
      <w:tr w:rsidR="000969C1" w:rsidRPr="0087174C" w14:paraId="3AFCD61A" w14:textId="77777777" w:rsidTr="008053E3">
        <w:trPr>
          <w:gridAfter w:val="1"/>
          <w:wAfter w:w="184" w:type="dxa"/>
          <w:trHeight w:val="369"/>
        </w:trPr>
        <w:tc>
          <w:tcPr>
            <w:tcW w:w="1716" w:type="dxa"/>
            <w:gridSpan w:val="3"/>
            <w:vAlign w:val="bottom"/>
          </w:tcPr>
          <w:p w14:paraId="0B2081BA" w14:textId="77777777" w:rsidR="000969C1" w:rsidRPr="0087174C" w:rsidRDefault="000969C1" w:rsidP="008053E3">
            <w:pPr>
              <w:spacing w:line="240" w:lineRule="auto"/>
              <w:ind w:firstLine="0"/>
              <w:jc w:val="left"/>
              <w:rPr>
                <w:b/>
                <w:sz w:val="24"/>
                <w:lang w:eastAsia="ru-RU"/>
              </w:rPr>
            </w:pPr>
          </w:p>
        </w:tc>
        <w:tc>
          <w:tcPr>
            <w:tcW w:w="2229" w:type="dxa"/>
            <w:gridSpan w:val="8"/>
            <w:vAlign w:val="bottom"/>
          </w:tcPr>
          <w:p w14:paraId="791D767D" w14:textId="77777777" w:rsidR="000969C1" w:rsidRPr="0087174C" w:rsidRDefault="000969C1" w:rsidP="008053E3">
            <w:pPr>
              <w:spacing w:line="240" w:lineRule="auto"/>
              <w:ind w:firstLine="0"/>
              <w:jc w:val="left"/>
              <w:rPr>
                <w:sz w:val="20"/>
                <w:lang w:eastAsia="ru-RU"/>
              </w:rPr>
            </w:pPr>
          </w:p>
        </w:tc>
        <w:tc>
          <w:tcPr>
            <w:tcW w:w="385" w:type="dxa"/>
            <w:gridSpan w:val="2"/>
            <w:vAlign w:val="bottom"/>
          </w:tcPr>
          <w:p w14:paraId="7A5782E8" w14:textId="77777777" w:rsidR="000969C1" w:rsidRPr="0087174C" w:rsidRDefault="000969C1" w:rsidP="008053E3">
            <w:pPr>
              <w:spacing w:line="240" w:lineRule="auto"/>
              <w:ind w:firstLine="0"/>
              <w:jc w:val="left"/>
              <w:rPr>
                <w:b/>
                <w:sz w:val="20"/>
                <w:lang w:eastAsia="ru-RU"/>
              </w:rPr>
            </w:pPr>
          </w:p>
        </w:tc>
        <w:tc>
          <w:tcPr>
            <w:tcW w:w="1877" w:type="dxa"/>
            <w:gridSpan w:val="4"/>
            <w:vAlign w:val="bottom"/>
          </w:tcPr>
          <w:p w14:paraId="0A45F4E5" w14:textId="77777777" w:rsidR="000969C1" w:rsidRPr="0087174C" w:rsidRDefault="000969C1" w:rsidP="008053E3">
            <w:pPr>
              <w:spacing w:line="240" w:lineRule="auto"/>
              <w:ind w:firstLine="0"/>
              <w:jc w:val="left"/>
              <w:rPr>
                <w:b/>
                <w:sz w:val="24"/>
                <w:lang w:eastAsia="ru-RU"/>
              </w:rPr>
            </w:pPr>
            <w:r w:rsidRPr="0087174C">
              <w:rPr>
                <w:b/>
                <w:sz w:val="24"/>
                <w:lang w:eastAsia="ru-RU"/>
              </w:rPr>
              <w:t>Обучающийся:</w:t>
            </w:r>
          </w:p>
        </w:tc>
        <w:tc>
          <w:tcPr>
            <w:tcW w:w="2716" w:type="dxa"/>
            <w:gridSpan w:val="12"/>
            <w:tcBorders>
              <w:bottom w:val="single" w:sz="4" w:space="0" w:color="auto"/>
            </w:tcBorders>
            <w:vAlign w:val="bottom"/>
          </w:tcPr>
          <w:p w14:paraId="38D0BD59" w14:textId="77777777" w:rsidR="000969C1" w:rsidRPr="0087174C" w:rsidRDefault="000969C1" w:rsidP="008053E3">
            <w:pPr>
              <w:spacing w:line="240" w:lineRule="auto"/>
              <w:ind w:firstLine="0"/>
              <w:jc w:val="left"/>
              <w:rPr>
                <w:sz w:val="20"/>
                <w:lang w:eastAsia="ru-RU"/>
              </w:rPr>
            </w:pPr>
          </w:p>
        </w:tc>
      </w:tr>
      <w:tr w:rsidR="000969C1" w:rsidRPr="0087174C" w14:paraId="0C813737" w14:textId="77777777" w:rsidTr="008053E3">
        <w:trPr>
          <w:gridAfter w:val="1"/>
          <w:wAfter w:w="184" w:type="dxa"/>
          <w:trHeight w:val="218"/>
        </w:trPr>
        <w:tc>
          <w:tcPr>
            <w:tcW w:w="1716" w:type="dxa"/>
            <w:gridSpan w:val="3"/>
          </w:tcPr>
          <w:p w14:paraId="10AE63F6" w14:textId="77777777" w:rsidR="000969C1" w:rsidRPr="0087174C" w:rsidRDefault="000969C1" w:rsidP="008053E3">
            <w:pPr>
              <w:spacing w:line="168" w:lineRule="auto"/>
              <w:ind w:firstLine="0"/>
              <w:jc w:val="center"/>
              <w:rPr>
                <w:i/>
                <w:iCs/>
                <w:sz w:val="16"/>
                <w:szCs w:val="16"/>
                <w:lang w:eastAsia="ru-RU"/>
              </w:rPr>
            </w:pPr>
          </w:p>
        </w:tc>
        <w:tc>
          <w:tcPr>
            <w:tcW w:w="2229" w:type="dxa"/>
            <w:gridSpan w:val="8"/>
          </w:tcPr>
          <w:p w14:paraId="0D3D96E8" w14:textId="77777777" w:rsidR="000969C1" w:rsidRPr="0087174C" w:rsidRDefault="000969C1" w:rsidP="008053E3">
            <w:pPr>
              <w:spacing w:line="168" w:lineRule="auto"/>
              <w:ind w:firstLine="0"/>
              <w:jc w:val="center"/>
              <w:rPr>
                <w:sz w:val="16"/>
                <w:szCs w:val="16"/>
                <w:lang w:eastAsia="ru-RU"/>
              </w:rPr>
            </w:pPr>
          </w:p>
        </w:tc>
        <w:tc>
          <w:tcPr>
            <w:tcW w:w="385" w:type="dxa"/>
            <w:gridSpan w:val="2"/>
          </w:tcPr>
          <w:p w14:paraId="0ED30126" w14:textId="77777777" w:rsidR="000969C1" w:rsidRPr="0087174C" w:rsidRDefault="000969C1" w:rsidP="008053E3">
            <w:pPr>
              <w:spacing w:line="168" w:lineRule="auto"/>
              <w:ind w:firstLine="0"/>
              <w:jc w:val="left"/>
              <w:rPr>
                <w:b/>
                <w:sz w:val="16"/>
                <w:szCs w:val="16"/>
                <w:lang w:eastAsia="ru-RU"/>
              </w:rPr>
            </w:pPr>
          </w:p>
        </w:tc>
        <w:tc>
          <w:tcPr>
            <w:tcW w:w="1877" w:type="dxa"/>
            <w:gridSpan w:val="4"/>
          </w:tcPr>
          <w:p w14:paraId="4FDFD17D" w14:textId="77777777" w:rsidR="000969C1" w:rsidRPr="0087174C" w:rsidRDefault="000969C1" w:rsidP="008053E3">
            <w:pPr>
              <w:spacing w:line="168" w:lineRule="auto"/>
              <w:ind w:firstLine="0"/>
              <w:jc w:val="left"/>
              <w:rPr>
                <w:b/>
                <w:sz w:val="16"/>
                <w:szCs w:val="16"/>
                <w:lang w:eastAsia="ru-RU"/>
              </w:rPr>
            </w:pPr>
          </w:p>
        </w:tc>
        <w:tc>
          <w:tcPr>
            <w:tcW w:w="2716" w:type="dxa"/>
            <w:gridSpan w:val="12"/>
            <w:tcBorders>
              <w:top w:val="single" w:sz="4" w:space="0" w:color="auto"/>
            </w:tcBorders>
          </w:tcPr>
          <w:p w14:paraId="58749B93" w14:textId="77777777" w:rsidR="000969C1" w:rsidRPr="0087174C" w:rsidRDefault="000969C1" w:rsidP="008053E3">
            <w:pPr>
              <w:spacing w:line="168" w:lineRule="auto"/>
              <w:ind w:firstLine="0"/>
              <w:jc w:val="center"/>
              <w:rPr>
                <w:sz w:val="16"/>
                <w:szCs w:val="16"/>
                <w:lang w:eastAsia="ru-RU"/>
              </w:rPr>
            </w:pPr>
            <w:r w:rsidRPr="0087174C">
              <w:rPr>
                <w:sz w:val="16"/>
                <w:szCs w:val="16"/>
                <w:lang w:eastAsia="ru-RU"/>
              </w:rPr>
              <w:t>подпись</w:t>
            </w:r>
          </w:p>
        </w:tc>
      </w:tr>
      <w:tr w:rsidR="000969C1" w:rsidRPr="0087174C" w14:paraId="6D4BE69D" w14:textId="77777777" w:rsidTr="008053E3">
        <w:trPr>
          <w:trHeight w:val="100"/>
        </w:trPr>
        <w:tc>
          <w:tcPr>
            <w:tcW w:w="2026" w:type="dxa"/>
            <w:gridSpan w:val="4"/>
            <w:vAlign w:val="bottom"/>
          </w:tcPr>
          <w:p w14:paraId="542FE02B" w14:textId="77777777" w:rsidR="000969C1" w:rsidRPr="0087174C" w:rsidRDefault="000969C1" w:rsidP="008053E3">
            <w:pPr>
              <w:spacing w:line="240" w:lineRule="auto"/>
              <w:ind w:firstLine="0"/>
              <w:jc w:val="left"/>
              <w:rPr>
                <w:sz w:val="20"/>
                <w:lang w:eastAsia="ru-RU"/>
              </w:rPr>
            </w:pPr>
          </w:p>
        </w:tc>
        <w:tc>
          <w:tcPr>
            <w:tcW w:w="258" w:type="dxa"/>
            <w:vAlign w:val="bottom"/>
          </w:tcPr>
          <w:p w14:paraId="4BB7AB63" w14:textId="77777777" w:rsidR="000969C1" w:rsidRPr="0087174C" w:rsidRDefault="000969C1" w:rsidP="008053E3">
            <w:pPr>
              <w:spacing w:line="240" w:lineRule="auto"/>
              <w:ind w:firstLine="0"/>
              <w:jc w:val="left"/>
              <w:rPr>
                <w:sz w:val="20"/>
                <w:lang w:eastAsia="ru-RU"/>
              </w:rPr>
            </w:pPr>
          </w:p>
        </w:tc>
        <w:tc>
          <w:tcPr>
            <w:tcW w:w="1846" w:type="dxa"/>
            <w:gridSpan w:val="7"/>
            <w:vAlign w:val="bottom"/>
          </w:tcPr>
          <w:p w14:paraId="6036BFAB" w14:textId="77777777" w:rsidR="000969C1" w:rsidRPr="0087174C" w:rsidRDefault="000969C1" w:rsidP="008053E3">
            <w:pPr>
              <w:spacing w:line="240" w:lineRule="auto"/>
              <w:ind w:firstLine="0"/>
              <w:jc w:val="left"/>
              <w:rPr>
                <w:sz w:val="20"/>
                <w:lang w:eastAsia="ru-RU"/>
              </w:rPr>
            </w:pPr>
          </w:p>
        </w:tc>
        <w:tc>
          <w:tcPr>
            <w:tcW w:w="391" w:type="dxa"/>
            <w:gridSpan w:val="2"/>
            <w:vAlign w:val="bottom"/>
          </w:tcPr>
          <w:p w14:paraId="2F63E0A2" w14:textId="77777777" w:rsidR="000969C1" w:rsidRPr="0087174C" w:rsidRDefault="000969C1" w:rsidP="008053E3">
            <w:pPr>
              <w:spacing w:line="240" w:lineRule="auto"/>
              <w:ind w:firstLine="0"/>
              <w:jc w:val="left"/>
              <w:rPr>
                <w:sz w:val="20"/>
                <w:lang w:eastAsia="ru-RU"/>
              </w:rPr>
            </w:pPr>
          </w:p>
        </w:tc>
        <w:tc>
          <w:tcPr>
            <w:tcW w:w="2417" w:type="dxa"/>
            <w:gridSpan w:val="6"/>
            <w:vAlign w:val="bottom"/>
          </w:tcPr>
          <w:p w14:paraId="25AD74B4" w14:textId="77777777" w:rsidR="000969C1" w:rsidRPr="0087174C" w:rsidRDefault="000969C1" w:rsidP="008053E3">
            <w:pPr>
              <w:spacing w:line="240" w:lineRule="auto"/>
              <w:ind w:firstLine="0"/>
              <w:jc w:val="left"/>
              <w:rPr>
                <w:sz w:val="20"/>
                <w:lang w:eastAsia="ru-RU"/>
              </w:rPr>
            </w:pPr>
          </w:p>
        </w:tc>
        <w:tc>
          <w:tcPr>
            <w:tcW w:w="234" w:type="dxa"/>
            <w:gridSpan w:val="2"/>
            <w:vAlign w:val="bottom"/>
          </w:tcPr>
          <w:p w14:paraId="0A62ECAB" w14:textId="77777777" w:rsidR="000969C1" w:rsidRPr="0087174C" w:rsidRDefault="000969C1" w:rsidP="008053E3">
            <w:pPr>
              <w:spacing w:line="240" w:lineRule="auto"/>
              <w:ind w:firstLine="0"/>
              <w:jc w:val="left"/>
              <w:rPr>
                <w:sz w:val="20"/>
                <w:lang w:eastAsia="ru-RU"/>
              </w:rPr>
            </w:pPr>
          </w:p>
        </w:tc>
        <w:tc>
          <w:tcPr>
            <w:tcW w:w="1935" w:type="dxa"/>
            <w:gridSpan w:val="8"/>
            <w:vAlign w:val="bottom"/>
          </w:tcPr>
          <w:p w14:paraId="101E1658" w14:textId="77777777" w:rsidR="000969C1" w:rsidRPr="0087174C" w:rsidRDefault="000969C1" w:rsidP="008053E3">
            <w:pPr>
              <w:spacing w:line="240" w:lineRule="auto"/>
              <w:ind w:firstLine="0"/>
              <w:jc w:val="left"/>
              <w:rPr>
                <w:sz w:val="20"/>
                <w:lang w:eastAsia="ru-RU"/>
              </w:rPr>
            </w:pPr>
            <w:proofErr w:type="spellStart"/>
            <w:r>
              <w:rPr>
                <w:sz w:val="20"/>
                <w:lang w:eastAsia="ru-RU"/>
              </w:rPr>
              <w:t>Коломейчук</w:t>
            </w:r>
            <w:proofErr w:type="spellEnd"/>
            <w:r>
              <w:rPr>
                <w:sz w:val="20"/>
                <w:lang w:eastAsia="ru-RU"/>
              </w:rPr>
              <w:t xml:space="preserve"> Д.К.</w:t>
            </w:r>
          </w:p>
        </w:tc>
      </w:tr>
      <w:tr w:rsidR="000969C1" w:rsidRPr="0087174C" w14:paraId="2ADB4E68" w14:textId="77777777" w:rsidTr="008053E3">
        <w:trPr>
          <w:trHeight w:val="222"/>
        </w:trPr>
        <w:tc>
          <w:tcPr>
            <w:tcW w:w="2284" w:type="dxa"/>
            <w:gridSpan w:val="5"/>
          </w:tcPr>
          <w:p w14:paraId="13DAFB2A" w14:textId="77777777" w:rsidR="000969C1" w:rsidRPr="0087174C" w:rsidRDefault="000969C1" w:rsidP="008053E3">
            <w:pPr>
              <w:spacing w:line="240" w:lineRule="auto"/>
              <w:ind w:firstLine="0"/>
              <w:rPr>
                <w:b/>
                <w:sz w:val="16"/>
                <w:szCs w:val="16"/>
                <w:lang w:eastAsia="ru-RU"/>
              </w:rPr>
            </w:pPr>
          </w:p>
        </w:tc>
        <w:tc>
          <w:tcPr>
            <w:tcW w:w="1846" w:type="dxa"/>
            <w:gridSpan w:val="7"/>
          </w:tcPr>
          <w:p w14:paraId="52E243E9" w14:textId="77777777" w:rsidR="000969C1" w:rsidRPr="0087174C" w:rsidRDefault="000969C1" w:rsidP="008053E3">
            <w:pPr>
              <w:spacing w:line="240" w:lineRule="auto"/>
              <w:ind w:firstLine="0"/>
              <w:jc w:val="center"/>
              <w:rPr>
                <w:sz w:val="16"/>
                <w:szCs w:val="16"/>
                <w:lang w:eastAsia="ru-RU"/>
              </w:rPr>
            </w:pPr>
          </w:p>
        </w:tc>
        <w:tc>
          <w:tcPr>
            <w:tcW w:w="391" w:type="dxa"/>
            <w:gridSpan w:val="2"/>
          </w:tcPr>
          <w:p w14:paraId="4D5430B0" w14:textId="77777777" w:rsidR="000969C1" w:rsidRPr="0087174C" w:rsidRDefault="000969C1" w:rsidP="008053E3">
            <w:pPr>
              <w:spacing w:line="240" w:lineRule="auto"/>
              <w:ind w:firstLine="0"/>
              <w:jc w:val="left"/>
              <w:rPr>
                <w:b/>
                <w:sz w:val="16"/>
                <w:szCs w:val="16"/>
                <w:lang w:eastAsia="ru-RU"/>
              </w:rPr>
            </w:pPr>
          </w:p>
        </w:tc>
        <w:tc>
          <w:tcPr>
            <w:tcW w:w="2536" w:type="dxa"/>
            <w:gridSpan w:val="7"/>
          </w:tcPr>
          <w:p w14:paraId="31DCB11F" w14:textId="77777777" w:rsidR="000969C1" w:rsidRPr="0087174C" w:rsidRDefault="000969C1" w:rsidP="008053E3">
            <w:pPr>
              <w:spacing w:line="240" w:lineRule="auto"/>
              <w:ind w:firstLine="0"/>
              <w:rPr>
                <w:b/>
                <w:sz w:val="16"/>
                <w:szCs w:val="16"/>
                <w:lang w:eastAsia="ru-RU"/>
              </w:rPr>
            </w:pPr>
          </w:p>
        </w:tc>
        <w:tc>
          <w:tcPr>
            <w:tcW w:w="2050" w:type="dxa"/>
            <w:gridSpan w:val="9"/>
            <w:tcBorders>
              <w:top w:val="single" w:sz="4" w:space="0" w:color="auto"/>
            </w:tcBorders>
          </w:tcPr>
          <w:p w14:paraId="7A83BC4A" w14:textId="77777777" w:rsidR="000969C1" w:rsidRPr="0087174C" w:rsidRDefault="000969C1" w:rsidP="008053E3">
            <w:pPr>
              <w:spacing w:line="240" w:lineRule="auto"/>
              <w:ind w:firstLine="0"/>
              <w:rPr>
                <w:b/>
                <w:sz w:val="16"/>
                <w:szCs w:val="16"/>
                <w:lang w:eastAsia="ru-RU"/>
              </w:rPr>
            </w:pPr>
            <w:r w:rsidRPr="0087174C">
              <w:rPr>
                <w:sz w:val="16"/>
                <w:szCs w:val="16"/>
                <w:lang w:eastAsia="ru-RU"/>
              </w:rPr>
              <w:t>Фамилия ИО</w:t>
            </w:r>
          </w:p>
        </w:tc>
      </w:tr>
      <w:bookmarkEnd w:id="3"/>
      <w:tr w:rsidR="000969C1" w:rsidRPr="0087174C" w14:paraId="09814D27" w14:textId="77777777" w:rsidTr="008053E3">
        <w:trPr>
          <w:trHeight w:val="80"/>
        </w:trPr>
        <w:tc>
          <w:tcPr>
            <w:tcW w:w="782" w:type="dxa"/>
            <w:tcMar>
              <w:left w:w="28" w:type="dxa"/>
              <w:right w:w="28" w:type="dxa"/>
            </w:tcMar>
            <w:vAlign w:val="bottom"/>
          </w:tcPr>
          <w:p w14:paraId="3A5BB86F" w14:textId="77777777" w:rsidR="000969C1" w:rsidRPr="0087174C" w:rsidRDefault="000969C1" w:rsidP="008053E3">
            <w:pPr>
              <w:spacing w:line="240" w:lineRule="auto"/>
              <w:ind w:firstLine="0"/>
              <w:jc w:val="left"/>
              <w:rPr>
                <w:sz w:val="24"/>
                <w:lang w:eastAsia="ru-RU"/>
              </w:rPr>
            </w:pPr>
          </w:p>
        </w:tc>
        <w:tc>
          <w:tcPr>
            <w:tcW w:w="252" w:type="dxa"/>
            <w:vAlign w:val="bottom"/>
          </w:tcPr>
          <w:p w14:paraId="6BBF4D31" w14:textId="77777777" w:rsidR="000969C1" w:rsidRPr="0087174C" w:rsidRDefault="000969C1" w:rsidP="008053E3">
            <w:pPr>
              <w:spacing w:line="240" w:lineRule="auto"/>
              <w:ind w:firstLine="0"/>
              <w:jc w:val="left"/>
              <w:rPr>
                <w:sz w:val="24"/>
                <w:lang w:eastAsia="ru-RU"/>
              </w:rPr>
            </w:pPr>
          </w:p>
        </w:tc>
        <w:tc>
          <w:tcPr>
            <w:tcW w:w="1800" w:type="dxa"/>
            <w:gridSpan w:val="4"/>
            <w:vAlign w:val="bottom"/>
          </w:tcPr>
          <w:p w14:paraId="25014CF5" w14:textId="77777777" w:rsidR="000969C1" w:rsidRPr="0087174C" w:rsidRDefault="000969C1" w:rsidP="008053E3">
            <w:pPr>
              <w:spacing w:line="240" w:lineRule="auto"/>
              <w:ind w:firstLine="0"/>
              <w:jc w:val="left"/>
              <w:rPr>
                <w:sz w:val="24"/>
                <w:lang w:eastAsia="ru-RU"/>
              </w:rPr>
            </w:pPr>
          </w:p>
        </w:tc>
        <w:tc>
          <w:tcPr>
            <w:tcW w:w="256" w:type="dxa"/>
            <w:vAlign w:val="bottom"/>
          </w:tcPr>
          <w:p w14:paraId="3DF22C18" w14:textId="77777777" w:rsidR="000969C1" w:rsidRPr="0087174C" w:rsidRDefault="000969C1" w:rsidP="008053E3">
            <w:pPr>
              <w:spacing w:line="240" w:lineRule="auto"/>
              <w:ind w:firstLine="0"/>
              <w:jc w:val="left"/>
              <w:rPr>
                <w:sz w:val="24"/>
                <w:lang w:eastAsia="ru-RU"/>
              </w:rPr>
            </w:pPr>
          </w:p>
        </w:tc>
        <w:tc>
          <w:tcPr>
            <w:tcW w:w="293" w:type="dxa"/>
            <w:tcMar>
              <w:left w:w="28" w:type="dxa"/>
              <w:right w:w="28" w:type="dxa"/>
            </w:tcMar>
            <w:vAlign w:val="bottom"/>
          </w:tcPr>
          <w:p w14:paraId="0E926D70" w14:textId="77777777" w:rsidR="000969C1" w:rsidRPr="0087174C" w:rsidRDefault="000969C1" w:rsidP="008053E3">
            <w:pPr>
              <w:spacing w:line="240" w:lineRule="auto"/>
              <w:ind w:firstLine="0"/>
              <w:jc w:val="left"/>
              <w:rPr>
                <w:sz w:val="24"/>
                <w:lang w:eastAsia="ru-RU"/>
              </w:rPr>
            </w:pPr>
          </w:p>
        </w:tc>
        <w:tc>
          <w:tcPr>
            <w:tcW w:w="247" w:type="dxa"/>
            <w:tcMar>
              <w:left w:w="28" w:type="dxa"/>
              <w:right w:w="28" w:type="dxa"/>
            </w:tcMar>
            <w:vAlign w:val="bottom"/>
          </w:tcPr>
          <w:p w14:paraId="227D1790" w14:textId="77777777" w:rsidR="000969C1" w:rsidRPr="0087174C" w:rsidRDefault="000969C1" w:rsidP="008053E3">
            <w:pPr>
              <w:spacing w:line="240" w:lineRule="auto"/>
              <w:ind w:firstLine="0"/>
              <w:jc w:val="left"/>
              <w:rPr>
                <w:sz w:val="24"/>
                <w:lang w:eastAsia="ru-RU"/>
              </w:rPr>
            </w:pPr>
          </w:p>
        </w:tc>
        <w:tc>
          <w:tcPr>
            <w:tcW w:w="248" w:type="dxa"/>
            <w:tcMar>
              <w:left w:w="28" w:type="dxa"/>
              <w:right w:w="28" w:type="dxa"/>
            </w:tcMar>
            <w:vAlign w:val="bottom"/>
          </w:tcPr>
          <w:p w14:paraId="33FDB9CB" w14:textId="77777777" w:rsidR="000969C1" w:rsidRPr="0087174C" w:rsidRDefault="000969C1" w:rsidP="008053E3">
            <w:pPr>
              <w:spacing w:line="240" w:lineRule="auto"/>
              <w:ind w:firstLine="0"/>
              <w:jc w:val="left"/>
              <w:rPr>
                <w:sz w:val="24"/>
                <w:lang w:eastAsia="ru-RU"/>
              </w:rPr>
            </w:pPr>
          </w:p>
        </w:tc>
        <w:tc>
          <w:tcPr>
            <w:tcW w:w="252" w:type="dxa"/>
            <w:gridSpan w:val="2"/>
            <w:tcBorders>
              <w:left w:val="nil"/>
            </w:tcBorders>
            <w:vAlign w:val="bottom"/>
          </w:tcPr>
          <w:p w14:paraId="27CD695A" w14:textId="77777777" w:rsidR="000969C1" w:rsidRPr="0087174C" w:rsidRDefault="000969C1" w:rsidP="008053E3">
            <w:pPr>
              <w:spacing w:line="240" w:lineRule="auto"/>
              <w:ind w:firstLine="0"/>
              <w:jc w:val="left"/>
              <w:rPr>
                <w:sz w:val="24"/>
                <w:lang w:eastAsia="ru-RU"/>
              </w:rPr>
            </w:pPr>
          </w:p>
        </w:tc>
        <w:tc>
          <w:tcPr>
            <w:tcW w:w="391" w:type="dxa"/>
            <w:gridSpan w:val="2"/>
            <w:vAlign w:val="bottom"/>
          </w:tcPr>
          <w:p w14:paraId="0E4F7BEA" w14:textId="77777777" w:rsidR="000969C1" w:rsidRPr="0087174C" w:rsidRDefault="000969C1" w:rsidP="008053E3">
            <w:pPr>
              <w:spacing w:line="240" w:lineRule="auto"/>
              <w:ind w:firstLine="0"/>
              <w:jc w:val="left"/>
              <w:rPr>
                <w:b/>
                <w:sz w:val="24"/>
                <w:lang w:eastAsia="ru-RU"/>
              </w:rPr>
            </w:pPr>
          </w:p>
        </w:tc>
        <w:tc>
          <w:tcPr>
            <w:tcW w:w="1087" w:type="dxa"/>
            <w:vAlign w:val="bottom"/>
          </w:tcPr>
          <w:p w14:paraId="1A5167CC" w14:textId="77777777" w:rsidR="000969C1" w:rsidRPr="0087174C" w:rsidRDefault="000969C1" w:rsidP="008053E3">
            <w:pPr>
              <w:spacing w:line="240" w:lineRule="auto"/>
              <w:ind w:firstLine="0"/>
              <w:jc w:val="left"/>
              <w:rPr>
                <w:sz w:val="24"/>
                <w:lang w:eastAsia="ru-RU"/>
              </w:rPr>
            </w:pPr>
            <w:r w:rsidRPr="0087174C">
              <w:rPr>
                <w:sz w:val="24"/>
                <w:lang w:eastAsia="ru-RU"/>
              </w:rPr>
              <w:t>«         »</w:t>
            </w:r>
          </w:p>
        </w:tc>
        <w:tc>
          <w:tcPr>
            <w:tcW w:w="269" w:type="dxa"/>
            <w:vAlign w:val="bottom"/>
          </w:tcPr>
          <w:p w14:paraId="4007C1E5" w14:textId="77777777" w:rsidR="000969C1" w:rsidRPr="0087174C" w:rsidRDefault="000969C1" w:rsidP="008053E3">
            <w:pPr>
              <w:spacing w:line="240" w:lineRule="auto"/>
              <w:ind w:firstLine="0"/>
              <w:jc w:val="left"/>
              <w:rPr>
                <w:sz w:val="24"/>
                <w:lang w:eastAsia="ru-RU"/>
              </w:rPr>
            </w:pPr>
          </w:p>
        </w:tc>
        <w:tc>
          <w:tcPr>
            <w:tcW w:w="1668" w:type="dxa"/>
            <w:gridSpan w:val="7"/>
            <w:tcBorders>
              <w:bottom w:val="single" w:sz="4" w:space="0" w:color="auto"/>
            </w:tcBorders>
            <w:vAlign w:val="bottom"/>
          </w:tcPr>
          <w:p w14:paraId="04A63E4B" w14:textId="77777777" w:rsidR="000969C1" w:rsidRPr="0087174C" w:rsidRDefault="000969C1" w:rsidP="008053E3">
            <w:pPr>
              <w:spacing w:line="240" w:lineRule="auto"/>
              <w:ind w:firstLine="0"/>
              <w:jc w:val="left"/>
              <w:rPr>
                <w:sz w:val="24"/>
                <w:lang w:eastAsia="ru-RU"/>
              </w:rPr>
            </w:pPr>
          </w:p>
        </w:tc>
        <w:tc>
          <w:tcPr>
            <w:tcW w:w="237" w:type="dxa"/>
            <w:tcMar>
              <w:left w:w="28" w:type="dxa"/>
              <w:right w:w="28" w:type="dxa"/>
            </w:tcMar>
            <w:vAlign w:val="bottom"/>
          </w:tcPr>
          <w:p w14:paraId="78B07D63" w14:textId="77777777" w:rsidR="000969C1" w:rsidRPr="0087174C" w:rsidRDefault="000969C1" w:rsidP="008053E3">
            <w:pPr>
              <w:spacing w:line="240" w:lineRule="auto"/>
              <w:ind w:firstLine="0"/>
              <w:jc w:val="left"/>
              <w:rPr>
                <w:sz w:val="24"/>
                <w:lang w:eastAsia="ru-RU"/>
              </w:rPr>
            </w:pPr>
          </w:p>
        </w:tc>
        <w:tc>
          <w:tcPr>
            <w:tcW w:w="297" w:type="dxa"/>
            <w:tcMar>
              <w:left w:w="28" w:type="dxa"/>
              <w:right w:w="28" w:type="dxa"/>
            </w:tcMar>
            <w:vAlign w:val="bottom"/>
          </w:tcPr>
          <w:p w14:paraId="25C73D5F" w14:textId="77777777" w:rsidR="000969C1" w:rsidRPr="0087174C" w:rsidRDefault="000969C1" w:rsidP="008053E3">
            <w:pPr>
              <w:spacing w:line="240" w:lineRule="auto"/>
              <w:ind w:firstLine="0"/>
              <w:jc w:val="right"/>
              <w:rPr>
                <w:sz w:val="24"/>
                <w:lang w:eastAsia="ru-RU"/>
              </w:rPr>
            </w:pPr>
            <w:r w:rsidRPr="0087174C">
              <w:rPr>
                <w:sz w:val="24"/>
                <w:lang w:eastAsia="ru-RU"/>
              </w:rPr>
              <w:t>20</w:t>
            </w:r>
          </w:p>
        </w:tc>
        <w:tc>
          <w:tcPr>
            <w:tcW w:w="302" w:type="dxa"/>
            <w:tcBorders>
              <w:bottom w:val="single" w:sz="4" w:space="0" w:color="auto"/>
            </w:tcBorders>
            <w:tcMar>
              <w:left w:w="28" w:type="dxa"/>
              <w:right w:w="28" w:type="dxa"/>
            </w:tcMar>
            <w:vAlign w:val="bottom"/>
          </w:tcPr>
          <w:p w14:paraId="678A2978" w14:textId="77777777" w:rsidR="000969C1" w:rsidRPr="0087174C" w:rsidRDefault="000969C1" w:rsidP="008053E3">
            <w:pPr>
              <w:spacing w:line="240" w:lineRule="auto"/>
              <w:ind w:firstLine="0"/>
              <w:jc w:val="left"/>
              <w:rPr>
                <w:sz w:val="24"/>
                <w:lang w:eastAsia="ru-RU"/>
              </w:rPr>
            </w:pPr>
            <w:r>
              <w:rPr>
                <w:sz w:val="24"/>
                <w:lang w:eastAsia="ru-RU"/>
              </w:rPr>
              <w:t>26</w:t>
            </w:r>
          </w:p>
        </w:tc>
        <w:tc>
          <w:tcPr>
            <w:tcW w:w="363" w:type="dxa"/>
            <w:tcMar>
              <w:left w:w="28" w:type="dxa"/>
              <w:right w:w="28" w:type="dxa"/>
            </w:tcMar>
            <w:vAlign w:val="bottom"/>
          </w:tcPr>
          <w:p w14:paraId="3A65D722" w14:textId="77777777" w:rsidR="000969C1" w:rsidRPr="0087174C" w:rsidRDefault="000969C1" w:rsidP="008053E3">
            <w:pPr>
              <w:spacing w:line="240" w:lineRule="auto"/>
              <w:ind w:firstLine="0"/>
              <w:jc w:val="left"/>
              <w:rPr>
                <w:sz w:val="24"/>
                <w:lang w:eastAsia="ru-RU"/>
              </w:rPr>
            </w:pPr>
            <w:r w:rsidRPr="0087174C">
              <w:rPr>
                <w:sz w:val="24"/>
                <w:lang w:eastAsia="ru-RU"/>
              </w:rPr>
              <w:t>г.</w:t>
            </w:r>
          </w:p>
        </w:tc>
        <w:tc>
          <w:tcPr>
            <w:tcW w:w="363" w:type="dxa"/>
            <w:gridSpan w:val="3"/>
            <w:tcBorders>
              <w:left w:val="nil"/>
            </w:tcBorders>
            <w:vAlign w:val="bottom"/>
          </w:tcPr>
          <w:p w14:paraId="6FFAF476" w14:textId="77777777" w:rsidR="000969C1" w:rsidRPr="0087174C" w:rsidRDefault="000969C1" w:rsidP="008053E3">
            <w:pPr>
              <w:spacing w:line="240" w:lineRule="auto"/>
              <w:ind w:firstLine="0"/>
              <w:jc w:val="left"/>
              <w:rPr>
                <w:sz w:val="24"/>
                <w:lang w:eastAsia="ru-RU"/>
              </w:rPr>
            </w:pPr>
          </w:p>
        </w:tc>
      </w:tr>
    </w:tbl>
    <w:p w14:paraId="4079956E" w14:textId="77777777" w:rsidR="000969C1" w:rsidRPr="0087174C" w:rsidRDefault="000969C1" w:rsidP="000969C1">
      <w:pPr>
        <w:spacing w:line="240" w:lineRule="auto"/>
        <w:ind w:firstLine="0"/>
        <w:jc w:val="center"/>
        <w:rPr>
          <w:sz w:val="20"/>
          <w:lang w:eastAsia="ru-RU"/>
        </w:rPr>
      </w:pPr>
    </w:p>
    <w:p w14:paraId="136662A6" w14:textId="77777777" w:rsidR="000969C1" w:rsidRPr="0087174C" w:rsidRDefault="000969C1" w:rsidP="000969C1">
      <w:pPr>
        <w:spacing w:line="240" w:lineRule="auto"/>
        <w:ind w:firstLine="0"/>
        <w:jc w:val="center"/>
        <w:rPr>
          <w:sz w:val="20"/>
          <w:lang w:eastAsia="ru-RU"/>
        </w:rPr>
      </w:pPr>
    </w:p>
    <w:p w14:paraId="59E32AEF" w14:textId="77777777" w:rsidR="000969C1" w:rsidRPr="0087174C" w:rsidRDefault="000969C1" w:rsidP="000969C1">
      <w:pPr>
        <w:spacing w:before="60" w:line="240" w:lineRule="auto"/>
        <w:ind w:firstLine="0"/>
        <w:jc w:val="center"/>
        <w:rPr>
          <w:sz w:val="24"/>
          <w:szCs w:val="24"/>
          <w:lang w:eastAsia="ru-RU"/>
        </w:rPr>
      </w:pPr>
      <w:r w:rsidRPr="0087174C">
        <w:rPr>
          <w:sz w:val="24"/>
          <w:szCs w:val="24"/>
          <w:lang w:eastAsia="ru-RU"/>
        </w:rPr>
        <w:t>САНКТ-ПЕТЕРБУРГ</w:t>
      </w:r>
    </w:p>
    <w:p w14:paraId="7AF2E83D" w14:textId="77777777" w:rsidR="000969C1" w:rsidRPr="0087174C" w:rsidRDefault="000969C1" w:rsidP="000969C1">
      <w:pPr>
        <w:spacing w:before="60" w:line="240" w:lineRule="auto"/>
        <w:ind w:firstLine="0"/>
        <w:jc w:val="center"/>
        <w:rPr>
          <w:sz w:val="24"/>
          <w:szCs w:val="24"/>
          <w:lang w:eastAsia="ru-RU"/>
        </w:rPr>
      </w:pPr>
      <w:r w:rsidRPr="0087174C">
        <w:rPr>
          <w:sz w:val="24"/>
          <w:szCs w:val="24"/>
          <w:lang w:eastAsia="ru-RU"/>
        </w:rPr>
        <w:t>2026 г.</w:t>
      </w:r>
    </w:p>
    <w:bookmarkEnd w:id="1"/>
    <w:p w14:paraId="53C46F0F" w14:textId="77777777" w:rsidR="000969C1" w:rsidRPr="0087174C" w:rsidRDefault="000969C1" w:rsidP="000969C1">
      <w:pPr>
        <w:spacing w:before="60" w:line="30" w:lineRule="atLeast"/>
        <w:ind w:firstLine="0"/>
        <w:jc w:val="center"/>
        <w:rPr>
          <w:sz w:val="24"/>
          <w:szCs w:val="24"/>
          <w:lang w:eastAsia="ru-RU"/>
        </w:rPr>
      </w:pPr>
    </w:p>
    <w:p w14:paraId="31E578E1" w14:textId="77777777" w:rsidR="000969C1" w:rsidRPr="00C91DCE" w:rsidRDefault="000969C1" w:rsidP="000969C1">
      <w:pPr>
        <w:jc w:val="center"/>
        <w:rPr>
          <w:szCs w:val="28"/>
          <w:lang w:eastAsia="ru-RU"/>
        </w:rPr>
      </w:pPr>
    </w:p>
    <w:p w14:paraId="4B5B0ED4" w14:textId="77777777" w:rsidR="000969C1" w:rsidRPr="00B05444" w:rsidRDefault="000969C1" w:rsidP="000969C1">
      <w:pPr>
        <w:pageBreakBefore/>
        <w:spacing w:after="120" w:line="30" w:lineRule="atLeast"/>
        <w:ind w:left="284"/>
        <w:jc w:val="center"/>
        <w:rPr>
          <w:rFonts w:ascii="Arial" w:hAnsi="Arial" w:cs="Arial"/>
          <w:szCs w:val="28"/>
        </w:rPr>
      </w:pPr>
      <w:bookmarkStart w:id="4" w:name="_Hlk229927491"/>
      <w:r w:rsidRPr="00B05444">
        <w:rPr>
          <w:b/>
          <w:szCs w:val="28"/>
        </w:rPr>
        <w:lastRenderedPageBreak/>
        <w:t>РЕФЕРАТ</w:t>
      </w:r>
    </w:p>
    <w:p w14:paraId="7F54B29A" w14:textId="4D84113C" w:rsidR="000969C1" w:rsidRPr="00B05444" w:rsidRDefault="000969C1" w:rsidP="000969C1">
      <w:pPr>
        <w:tabs>
          <w:tab w:val="left" w:leader="underscore" w:pos="9180"/>
        </w:tabs>
        <w:spacing w:after="120" w:line="30" w:lineRule="atLeast"/>
        <w:ind w:firstLine="720"/>
        <w:rPr>
          <w:szCs w:val="28"/>
        </w:rPr>
      </w:pPr>
      <w:r w:rsidRPr="00B05444">
        <w:rPr>
          <w:szCs w:val="28"/>
        </w:rPr>
        <w:t xml:space="preserve">Пояснительная записка </w:t>
      </w:r>
      <w:r w:rsidR="00D66A1B">
        <w:rPr>
          <w:szCs w:val="28"/>
        </w:rPr>
        <w:t>3</w:t>
      </w:r>
      <w:r w:rsidR="00F46425">
        <w:rPr>
          <w:szCs w:val="28"/>
        </w:rPr>
        <w:t>4</w:t>
      </w:r>
      <w:r w:rsidR="006E65E4">
        <w:rPr>
          <w:szCs w:val="28"/>
        </w:rPr>
        <w:t xml:space="preserve"> </w:t>
      </w:r>
      <w:r w:rsidRPr="00B05444">
        <w:rPr>
          <w:szCs w:val="28"/>
        </w:rPr>
        <w:t xml:space="preserve">с., </w:t>
      </w:r>
      <w:r w:rsidR="0062706E">
        <w:rPr>
          <w:szCs w:val="28"/>
        </w:rPr>
        <w:t>9</w:t>
      </w:r>
      <w:r w:rsidR="00DE75E2" w:rsidRPr="00DE75E2">
        <w:rPr>
          <w:szCs w:val="28"/>
        </w:rPr>
        <w:t xml:space="preserve"> </w:t>
      </w:r>
      <w:r w:rsidRPr="00B05444">
        <w:rPr>
          <w:szCs w:val="28"/>
        </w:rPr>
        <w:t xml:space="preserve">рис., </w:t>
      </w:r>
      <w:r w:rsidR="00DE75E2" w:rsidRPr="00DE75E2">
        <w:rPr>
          <w:szCs w:val="28"/>
        </w:rPr>
        <w:t xml:space="preserve">16 </w:t>
      </w:r>
      <w:r w:rsidRPr="00B05444">
        <w:rPr>
          <w:szCs w:val="28"/>
        </w:rPr>
        <w:t xml:space="preserve">табл., </w:t>
      </w:r>
      <w:r w:rsidR="00DE75E2" w:rsidRPr="00DE75E2">
        <w:rPr>
          <w:szCs w:val="28"/>
        </w:rPr>
        <w:t xml:space="preserve">10 </w:t>
      </w:r>
      <w:r w:rsidRPr="00B05444">
        <w:rPr>
          <w:szCs w:val="28"/>
        </w:rPr>
        <w:t>источник</w:t>
      </w:r>
      <w:r>
        <w:rPr>
          <w:szCs w:val="28"/>
        </w:rPr>
        <w:t>ов</w:t>
      </w:r>
    </w:p>
    <w:p w14:paraId="6F54CB1C" w14:textId="77777777" w:rsidR="000969C1" w:rsidRDefault="000969C1" w:rsidP="000969C1">
      <w:r>
        <w:t>БАЗА ДАННЫХ, ИНФОЛОГИЧЕСКАЯ МОДЕЛЬ, ДАТАЛОГИЧЕСКАЯ МОДЕЛЬ, МУЛЬТИМОДАЛЬНЫЕ ЛОГИСТИЧЕСКИЕ ЗАДАЧИ, ДИСПЕТЧЕРИЗАЦИЯ</w:t>
      </w:r>
      <w:r w:rsidRPr="005F788A">
        <w:t xml:space="preserve">, </w:t>
      </w:r>
      <w:r w:rsidRPr="0023108B">
        <w:t>ИНФОРМАЦИОННАЯ СИСТЕМА,</w:t>
      </w:r>
      <w:r w:rsidRPr="005F788A">
        <w:t xml:space="preserve"> </w:t>
      </w:r>
      <w:r>
        <w:t>СИСТЕМА УПРАВЛЕНИЯ БАЗАМИ ДАННЫХ, СЕРВЕР БАЗ ДАННЫХ.</w:t>
      </w:r>
    </w:p>
    <w:p w14:paraId="2300D31B" w14:textId="77777777" w:rsidR="000969C1" w:rsidRPr="00B135F2" w:rsidRDefault="000969C1" w:rsidP="000969C1">
      <w:r w:rsidRPr="00B658B7">
        <w:t xml:space="preserve">Объект исследования – </w:t>
      </w:r>
      <w:r w:rsidRPr="00025133">
        <w:t>процесс мониторинга и диспетчеризации движения транспорта при решении мультимодальных логистических задач</w:t>
      </w:r>
      <w:r w:rsidRPr="00B658B7">
        <w:t>.</w:t>
      </w:r>
    </w:p>
    <w:p w14:paraId="71AF75DE" w14:textId="77777777" w:rsidR="000969C1" w:rsidRPr="00B135F2" w:rsidRDefault="000969C1" w:rsidP="000969C1">
      <w:r>
        <w:t xml:space="preserve">Предмет исследования – </w:t>
      </w:r>
      <w:r w:rsidRPr="00B658B7">
        <w:t>автоматизация учета и диспетчеризации мультимодальных перевозок посредством создания информационной системы управления логистическими цепями</w:t>
      </w:r>
      <w:r>
        <w:t>.</w:t>
      </w:r>
    </w:p>
    <w:p w14:paraId="7349B54A" w14:textId="18E2A84B" w:rsidR="000969C1" w:rsidRPr="00BF4A2A" w:rsidRDefault="000969C1" w:rsidP="000969C1">
      <w:pPr>
        <w:rPr>
          <w:szCs w:val="28"/>
        </w:rPr>
      </w:pPr>
      <w:r w:rsidRPr="00BF4A2A">
        <w:rPr>
          <w:szCs w:val="28"/>
        </w:rPr>
        <w:t xml:space="preserve">Цель работы – </w:t>
      </w:r>
      <w:r w:rsidRPr="00B658B7">
        <w:rPr>
          <w:szCs w:val="28"/>
        </w:rPr>
        <w:t>разработка в среде СУБД MS SQL Server Express 20</w:t>
      </w:r>
      <w:r>
        <w:rPr>
          <w:szCs w:val="28"/>
        </w:rPr>
        <w:t>22</w:t>
      </w:r>
      <w:r w:rsidRPr="00B658B7">
        <w:rPr>
          <w:szCs w:val="28"/>
        </w:rPr>
        <w:t xml:space="preserve"> макета базы данных (БД) на основе </w:t>
      </w:r>
      <w:proofErr w:type="spellStart"/>
      <w:r w:rsidRPr="00B658B7">
        <w:rPr>
          <w:szCs w:val="28"/>
        </w:rPr>
        <w:t>даталогической</w:t>
      </w:r>
      <w:proofErr w:type="spellEnd"/>
      <w:r w:rsidRPr="00B658B7">
        <w:rPr>
          <w:szCs w:val="28"/>
        </w:rPr>
        <w:t xml:space="preserve"> модели (ДЛМ) и системы запросов, информационно поддерживающих деятельность диспетчеров и логистических агентов при организации мультимодальных перевозок. Система должна обеспечивать фиксацию смены видов транспорта в точках перевал</w:t>
      </w:r>
      <w:r w:rsidR="00106DFF">
        <w:rPr>
          <w:szCs w:val="28"/>
        </w:rPr>
        <w:t>ки</w:t>
      </w:r>
      <w:r w:rsidRPr="00B658B7">
        <w:rPr>
          <w:szCs w:val="28"/>
        </w:rPr>
        <w:t>, контроль наличия необходимого пакета документов (заявка, согласие на перевозку, договор), учет результатов досмотра, а также предоставление сведений о текущем местоположении груза и статусе конфиденциальности договора.</w:t>
      </w:r>
    </w:p>
    <w:p w14:paraId="6DBCCA98" w14:textId="77777777" w:rsidR="000969C1" w:rsidRPr="00070983" w:rsidRDefault="000969C1" w:rsidP="000969C1">
      <w:pPr>
        <w:rPr>
          <w:szCs w:val="28"/>
        </w:rPr>
      </w:pPr>
      <w:r w:rsidRPr="00070983">
        <w:t>Метод проектирования включает решение следующей последовательности задач:</w:t>
      </w:r>
      <w:r w:rsidRPr="00070983">
        <w:rPr>
          <w:szCs w:val="28"/>
        </w:rPr>
        <w:t xml:space="preserve"> описание предметной области, </w:t>
      </w:r>
      <w:r>
        <w:rPr>
          <w:szCs w:val="28"/>
        </w:rPr>
        <w:t>проектирование</w:t>
      </w:r>
      <w:r w:rsidRPr="00070983">
        <w:rPr>
          <w:szCs w:val="28"/>
        </w:rPr>
        <w:t xml:space="preserve"> </w:t>
      </w:r>
      <w:r>
        <w:rPr>
          <w:szCs w:val="28"/>
        </w:rPr>
        <w:t xml:space="preserve">инфологической модели предметной области, </w:t>
      </w:r>
      <w:proofErr w:type="spellStart"/>
      <w:r>
        <w:rPr>
          <w:szCs w:val="28"/>
        </w:rPr>
        <w:t>проблематизация</w:t>
      </w:r>
      <w:proofErr w:type="spellEnd"/>
      <w:r>
        <w:rPr>
          <w:szCs w:val="28"/>
        </w:rPr>
        <w:t xml:space="preserve"> и формирование концепции БД,</w:t>
      </w:r>
      <w:r w:rsidRPr="00070983">
        <w:rPr>
          <w:szCs w:val="28"/>
        </w:rPr>
        <w:t xml:space="preserve"> разработка </w:t>
      </w:r>
      <w:proofErr w:type="spellStart"/>
      <w:r>
        <w:rPr>
          <w:szCs w:val="28"/>
        </w:rPr>
        <w:t>даталогической</w:t>
      </w:r>
      <w:proofErr w:type="spellEnd"/>
      <w:r w:rsidRPr="00070983">
        <w:rPr>
          <w:szCs w:val="28"/>
        </w:rPr>
        <w:t xml:space="preserve"> </w:t>
      </w:r>
      <w:r>
        <w:rPr>
          <w:szCs w:val="28"/>
        </w:rPr>
        <w:t>базы данных (БД)</w:t>
      </w:r>
      <w:r w:rsidRPr="00070983">
        <w:rPr>
          <w:szCs w:val="28"/>
        </w:rPr>
        <w:t xml:space="preserve">, реализации моделей в среде </w:t>
      </w:r>
      <w:r>
        <w:rPr>
          <w:szCs w:val="28"/>
        </w:rPr>
        <w:t xml:space="preserve">СУБД </w:t>
      </w:r>
      <w:r>
        <w:rPr>
          <w:szCs w:val="28"/>
          <w:lang w:val="en-US"/>
        </w:rPr>
        <w:t>Microsoft</w:t>
      </w:r>
      <w:r w:rsidRPr="00B135F2">
        <w:rPr>
          <w:szCs w:val="28"/>
        </w:rPr>
        <w:t xml:space="preserve"> </w:t>
      </w:r>
      <w:r>
        <w:rPr>
          <w:szCs w:val="28"/>
          <w:lang w:val="en-US"/>
        </w:rPr>
        <w:t>SQL</w:t>
      </w:r>
      <w:r w:rsidRPr="00B135F2">
        <w:rPr>
          <w:szCs w:val="28"/>
        </w:rPr>
        <w:t xml:space="preserve"> </w:t>
      </w:r>
      <w:r>
        <w:rPr>
          <w:szCs w:val="28"/>
          <w:lang w:val="en-US"/>
        </w:rPr>
        <w:t>Server</w:t>
      </w:r>
      <w:r>
        <w:rPr>
          <w:szCs w:val="28"/>
        </w:rPr>
        <w:t xml:space="preserve"> </w:t>
      </w:r>
      <w:r>
        <w:rPr>
          <w:szCs w:val="28"/>
          <w:lang w:val="en-US"/>
        </w:rPr>
        <w:t>Express</w:t>
      </w:r>
      <w:r w:rsidRPr="00B135F2">
        <w:rPr>
          <w:szCs w:val="28"/>
        </w:rPr>
        <w:t xml:space="preserve"> </w:t>
      </w:r>
      <w:r>
        <w:rPr>
          <w:szCs w:val="28"/>
        </w:rPr>
        <w:t xml:space="preserve">2022, разработка </w:t>
      </w:r>
      <w:r>
        <w:rPr>
          <w:szCs w:val="28"/>
          <w:lang w:val="en-US"/>
        </w:rPr>
        <w:t>SQL</w:t>
      </w:r>
      <w:r>
        <w:rPr>
          <w:szCs w:val="28"/>
        </w:rPr>
        <w:t>-запросов к базе данных</w:t>
      </w:r>
      <w:r w:rsidRPr="00070983">
        <w:rPr>
          <w:szCs w:val="28"/>
        </w:rPr>
        <w:t>.</w:t>
      </w:r>
    </w:p>
    <w:p w14:paraId="731BD64B" w14:textId="5E93A2F8" w:rsidR="000969C1" w:rsidRDefault="000969C1" w:rsidP="000969C1">
      <w:pPr>
        <w:tabs>
          <w:tab w:val="left" w:leader="underscore" w:pos="9180"/>
        </w:tabs>
        <w:rPr>
          <w:szCs w:val="28"/>
        </w:rPr>
      </w:pPr>
      <w:r w:rsidRPr="00DB4818">
        <w:rPr>
          <w:szCs w:val="28"/>
        </w:rPr>
        <w:t xml:space="preserve">В результате была решена задача разработки </w:t>
      </w:r>
      <w:proofErr w:type="spellStart"/>
      <w:r w:rsidRPr="00DB4818">
        <w:rPr>
          <w:szCs w:val="28"/>
        </w:rPr>
        <w:t>даталогической</w:t>
      </w:r>
      <w:proofErr w:type="spellEnd"/>
      <w:r w:rsidRPr="00DB4818">
        <w:rPr>
          <w:szCs w:val="28"/>
        </w:rPr>
        <w:t xml:space="preserve"> модели и запросов, которые составляют макет БД, информационно поддерживающий </w:t>
      </w:r>
      <w:r>
        <w:rPr>
          <w:szCs w:val="28"/>
        </w:rPr>
        <w:t>деятельность по приему и отправке грузов</w:t>
      </w:r>
      <w:r w:rsidRPr="00DB4818">
        <w:rPr>
          <w:szCs w:val="28"/>
        </w:rPr>
        <w:t>.</w:t>
      </w:r>
      <w:r>
        <w:rPr>
          <w:szCs w:val="28"/>
        </w:rPr>
        <w:br w:type="page"/>
      </w:r>
    </w:p>
    <w:sdt>
      <w:sdtPr>
        <w:rPr>
          <w:rFonts w:ascii="Times New Roman" w:eastAsia="Times New Roman" w:hAnsi="Times New Roman" w:cs="Times New Roman"/>
          <w:color w:val="auto"/>
          <w:sz w:val="28"/>
          <w:szCs w:val="20"/>
          <w:lang w:eastAsia="en-US"/>
        </w:rPr>
        <w:id w:val="971872566"/>
        <w:docPartObj>
          <w:docPartGallery w:val="Table of Contents"/>
          <w:docPartUnique/>
        </w:docPartObj>
      </w:sdtPr>
      <w:sdtEndPr>
        <w:rPr>
          <w:szCs w:val="28"/>
        </w:rPr>
      </w:sdtEndPr>
      <w:sdtContent>
        <w:p w14:paraId="0DF8DF94" w14:textId="190FD492" w:rsidR="000969C1" w:rsidRPr="000969C1" w:rsidRDefault="000969C1" w:rsidP="000969C1">
          <w:pPr>
            <w:pStyle w:val="a7"/>
            <w:spacing w:before="0" w:line="360" w:lineRule="auto"/>
            <w:ind w:firstLine="709"/>
            <w:jc w:val="center"/>
            <w:rPr>
              <w:rFonts w:ascii="Times New Roman" w:hAnsi="Times New Roman" w:cs="Times New Roman"/>
              <w:b/>
              <w:bCs/>
              <w:color w:val="000000" w:themeColor="text1"/>
              <w:sz w:val="28"/>
              <w:szCs w:val="28"/>
            </w:rPr>
          </w:pPr>
          <w:r w:rsidRPr="000969C1">
            <w:rPr>
              <w:rFonts w:ascii="Times New Roman" w:hAnsi="Times New Roman" w:cs="Times New Roman"/>
              <w:b/>
              <w:bCs/>
              <w:color w:val="000000" w:themeColor="text1"/>
              <w:sz w:val="28"/>
              <w:szCs w:val="28"/>
            </w:rPr>
            <w:t>С</w:t>
          </w:r>
          <w:r w:rsidR="00D66A1B">
            <w:rPr>
              <w:rFonts w:ascii="Times New Roman" w:hAnsi="Times New Roman" w:cs="Times New Roman"/>
              <w:b/>
              <w:bCs/>
              <w:color w:val="000000" w:themeColor="text1"/>
              <w:sz w:val="28"/>
              <w:szCs w:val="28"/>
            </w:rPr>
            <w:t>ОДЕРЖАНИЕ</w:t>
          </w:r>
        </w:p>
        <w:p w14:paraId="443E81BD" w14:textId="7B591B63" w:rsidR="008E6EBC" w:rsidRDefault="000969C1">
          <w:pPr>
            <w:pStyle w:val="12"/>
            <w:tabs>
              <w:tab w:val="right" w:leader="dot" w:pos="9889"/>
            </w:tabs>
            <w:rPr>
              <w:rFonts w:asciiTheme="minorHAnsi" w:eastAsiaTheme="minorEastAsia" w:hAnsiTheme="minorHAnsi" w:cstheme="minorBidi"/>
              <w:noProof/>
              <w:sz w:val="22"/>
              <w:szCs w:val="22"/>
              <w:lang w:eastAsia="zh-CN"/>
            </w:rPr>
          </w:pPr>
          <w:r w:rsidRPr="00E45951">
            <w:rPr>
              <w:sz w:val="24"/>
              <w:szCs w:val="24"/>
            </w:rPr>
            <w:fldChar w:fldCharType="begin"/>
          </w:r>
          <w:r w:rsidRPr="00E45951">
            <w:rPr>
              <w:sz w:val="24"/>
              <w:szCs w:val="24"/>
            </w:rPr>
            <w:instrText xml:space="preserve"> TOC \o "1-3" \h \z \u </w:instrText>
          </w:r>
          <w:r w:rsidRPr="00E45951">
            <w:rPr>
              <w:sz w:val="24"/>
              <w:szCs w:val="24"/>
            </w:rPr>
            <w:fldChar w:fldCharType="separate"/>
          </w:r>
          <w:hyperlink w:anchor="_Toc231989420" w:history="1">
            <w:r w:rsidR="008E6EBC" w:rsidRPr="002E6D51">
              <w:rPr>
                <w:rStyle w:val="ac"/>
                <w:noProof/>
              </w:rPr>
              <w:t>ТЕРМИНЫ, ОПРЕДЕЛЕНИЯ И ОБОЗНАЧЕНИЯ И СОКРАЩЕНИЯ</w:t>
            </w:r>
            <w:r w:rsidR="008E6EBC">
              <w:rPr>
                <w:noProof/>
                <w:webHidden/>
              </w:rPr>
              <w:tab/>
            </w:r>
            <w:r w:rsidR="008E6EBC">
              <w:rPr>
                <w:noProof/>
                <w:webHidden/>
              </w:rPr>
              <w:fldChar w:fldCharType="begin"/>
            </w:r>
            <w:r w:rsidR="008E6EBC">
              <w:rPr>
                <w:noProof/>
                <w:webHidden/>
              </w:rPr>
              <w:instrText xml:space="preserve"> PAGEREF _Toc231989420 \h </w:instrText>
            </w:r>
            <w:r w:rsidR="008E6EBC">
              <w:rPr>
                <w:noProof/>
                <w:webHidden/>
              </w:rPr>
            </w:r>
            <w:r w:rsidR="008E6EBC">
              <w:rPr>
                <w:noProof/>
                <w:webHidden/>
              </w:rPr>
              <w:fldChar w:fldCharType="separate"/>
            </w:r>
            <w:r w:rsidR="008E6EBC">
              <w:rPr>
                <w:noProof/>
                <w:webHidden/>
              </w:rPr>
              <w:t>4</w:t>
            </w:r>
            <w:r w:rsidR="008E6EBC">
              <w:rPr>
                <w:noProof/>
                <w:webHidden/>
              </w:rPr>
              <w:fldChar w:fldCharType="end"/>
            </w:r>
          </w:hyperlink>
        </w:p>
        <w:p w14:paraId="2D0406BA" w14:textId="1FAA187A" w:rsidR="008E6EBC" w:rsidRDefault="008E6EBC">
          <w:pPr>
            <w:pStyle w:val="12"/>
            <w:tabs>
              <w:tab w:val="right" w:leader="dot" w:pos="9889"/>
            </w:tabs>
            <w:rPr>
              <w:rFonts w:asciiTheme="minorHAnsi" w:eastAsiaTheme="minorEastAsia" w:hAnsiTheme="minorHAnsi" w:cstheme="minorBidi"/>
              <w:noProof/>
              <w:sz w:val="22"/>
              <w:szCs w:val="22"/>
              <w:lang w:eastAsia="zh-CN"/>
            </w:rPr>
          </w:pPr>
          <w:hyperlink w:anchor="_Toc231989421" w:history="1">
            <w:r w:rsidRPr="002E6D51">
              <w:rPr>
                <w:rStyle w:val="ac"/>
                <w:noProof/>
              </w:rPr>
              <w:t>ВВЕДЕНИЕ</w:t>
            </w:r>
            <w:r>
              <w:rPr>
                <w:noProof/>
                <w:webHidden/>
              </w:rPr>
              <w:tab/>
            </w:r>
            <w:r>
              <w:rPr>
                <w:noProof/>
                <w:webHidden/>
              </w:rPr>
              <w:fldChar w:fldCharType="begin"/>
            </w:r>
            <w:r>
              <w:rPr>
                <w:noProof/>
                <w:webHidden/>
              </w:rPr>
              <w:instrText xml:space="preserve"> PAGEREF _Toc231989421 \h </w:instrText>
            </w:r>
            <w:r>
              <w:rPr>
                <w:noProof/>
                <w:webHidden/>
              </w:rPr>
            </w:r>
            <w:r>
              <w:rPr>
                <w:noProof/>
                <w:webHidden/>
              </w:rPr>
              <w:fldChar w:fldCharType="separate"/>
            </w:r>
            <w:r>
              <w:rPr>
                <w:noProof/>
                <w:webHidden/>
              </w:rPr>
              <w:t>6</w:t>
            </w:r>
            <w:r>
              <w:rPr>
                <w:noProof/>
                <w:webHidden/>
              </w:rPr>
              <w:fldChar w:fldCharType="end"/>
            </w:r>
          </w:hyperlink>
        </w:p>
        <w:p w14:paraId="0E82E9F6" w14:textId="67CB1815" w:rsidR="008E6EBC" w:rsidRDefault="008E6EBC">
          <w:pPr>
            <w:pStyle w:val="12"/>
            <w:tabs>
              <w:tab w:val="right" w:leader="dot" w:pos="9889"/>
            </w:tabs>
            <w:rPr>
              <w:rFonts w:asciiTheme="minorHAnsi" w:eastAsiaTheme="minorEastAsia" w:hAnsiTheme="minorHAnsi" w:cstheme="minorBidi"/>
              <w:noProof/>
              <w:sz w:val="22"/>
              <w:szCs w:val="22"/>
              <w:lang w:eastAsia="zh-CN"/>
            </w:rPr>
          </w:pPr>
          <w:hyperlink w:anchor="_Toc231989422" w:history="1">
            <w:r w:rsidRPr="002E6D51">
              <w:rPr>
                <w:rStyle w:val="ac"/>
                <w:b/>
                <w:bCs/>
                <w:noProof/>
              </w:rPr>
              <w:t>1 Описание предметной области</w:t>
            </w:r>
            <w:r>
              <w:rPr>
                <w:noProof/>
                <w:webHidden/>
              </w:rPr>
              <w:tab/>
            </w:r>
            <w:r>
              <w:rPr>
                <w:noProof/>
                <w:webHidden/>
              </w:rPr>
              <w:fldChar w:fldCharType="begin"/>
            </w:r>
            <w:r>
              <w:rPr>
                <w:noProof/>
                <w:webHidden/>
              </w:rPr>
              <w:instrText xml:space="preserve"> PAGEREF _Toc231989422 \h </w:instrText>
            </w:r>
            <w:r>
              <w:rPr>
                <w:noProof/>
                <w:webHidden/>
              </w:rPr>
            </w:r>
            <w:r>
              <w:rPr>
                <w:noProof/>
                <w:webHidden/>
              </w:rPr>
              <w:fldChar w:fldCharType="separate"/>
            </w:r>
            <w:r>
              <w:rPr>
                <w:noProof/>
                <w:webHidden/>
              </w:rPr>
              <w:t>7</w:t>
            </w:r>
            <w:r>
              <w:rPr>
                <w:noProof/>
                <w:webHidden/>
              </w:rPr>
              <w:fldChar w:fldCharType="end"/>
            </w:r>
          </w:hyperlink>
        </w:p>
        <w:p w14:paraId="4F56346B" w14:textId="2AF59A3A"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23" w:history="1">
            <w:r w:rsidRPr="002E6D51">
              <w:rPr>
                <w:rStyle w:val="ac"/>
                <w:rFonts w:ascii="Times New Roman" w:hAnsi="Times New Roman"/>
                <w:noProof/>
              </w:rPr>
              <w:t>1.1 Организационная структура предприятия</w:t>
            </w:r>
            <w:r>
              <w:rPr>
                <w:noProof/>
                <w:webHidden/>
              </w:rPr>
              <w:tab/>
            </w:r>
            <w:r>
              <w:rPr>
                <w:noProof/>
                <w:webHidden/>
              </w:rPr>
              <w:fldChar w:fldCharType="begin"/>
            </w:r>
            <w:r>
              <w:rPr>
                <w:noProof/>
                <w:webHidden/>
              </w:rPr>
              <w:instrText xml:space="preserve"> PAGEREF _Toc231989423 \h </w:instrText>
            </w:r>
            <w:r>
              <w:rPr>
                <w:noProof/>
                <w:webHidden/>
              </w:rPr>
            </w:r>
            <w:r>
              <w:rPr>
                <w:noProof/>
                <w:webHidden/>
              </w:rPr>
              <w:fldChar w:fldCharType="separate"/>
            </w:r>
            <w:r>
              <w:rPr>
                <w:noProof/>
                <w:webHidden/>
              </w:rPr>
              <w:t>7</w:t>
            </w:r>
            <w:r>
              <w:rPr>
                <w:noProof/>
                <w:webHidden/>
              </w:rPr>
              <w:fldChar w:fldCharType="end"/>
            </w:r>
          </w:hyperlink>
        </w:p>
        <w:p w14:paraId="3925D399" w14:textId="1696D8DF" w:rsidR="008E6EBC" w:rsidRDefault="008E6EBC">
          <w:pPr>
            <w:pStyle w:val="12"/>
            <w:tabs>
              <w:tab w:val="right" w:leader="dot" w:pos="9889"/>
            </w:tabs>
            <w:rPr>
              <w:rFonts w:asciiTheme="minorHAnsi" w:eastAsiaTheme="minorEastAsia" w:hAnsiTheme="minorHAnsi" w:cstheme="minorBidi"/>
              <w:noProof/>
              <w:sz w:val="22"/>
              <w:szCs w:val="22"/>
              <w:lang w:eastAsia="zh-CN"/>
            </w:rPr>
          </w:pPr>
          <w:hyperlink w:anchor="_Toc231989424" w:history="1">
            <w:r w:rsidRPr="002E6D51">
              <w:rPr>
                <w:rStyle w:val="ac"/>
                <w:b/>
                <w:bCs/>
                <w:noProof/>
              </w:rPr>
              <w:t>2 Инфологическая модель предметной области</w:t>
            </w:r>
            <w:r>
              <w:rPr>
                <w:noProof/>
                <w:webHidden/>
              </w:rPr>
              <w:tab/>
            </w:r>
            <w:r>
              <w:rPr>
                <w:noProof/>
                <w:webHidden/>
              </w:rPr>
              <w:fldChar w:fldCharType="begin"/>
            </w:r>
            <w:r>
              <w:rPr>
                <w:noProof/>
                <w:webHidden/>
              </w:rPr>
              <w:instrText xml:space="preserve"> PAGEREF _Toc231989424 \h </w:instrText>
            </w:r>
            <w:r>
              <w:rPr>
                <w:noProof/>
                <w:webHidden/>
              </w:rPr>
            </w:r>
            <w:r>
              <w:rPr>
                <w:noProof/>
                <w:webHidden/>
              </w:rPr>
              <w:fldChar w:fldCharType="separate"/>
            </w:r>
            <w:r>
              <w:rPr>
                <w:noProof/>
                <w:webHidden/>
              </w:rPr>
              <w:t>12</w:t>
            </w:r>
            <w:r>
              <w:rPr>
                <w:noProof/>
                <w:webHidden/>
              </w:rPr>
              <w:fldChar w:fldCharType="end"/>
            </w:r>
          </w:hyperlink>
        </w:p>
        <w:p w14:paraId="7B336F8B" w14:textId="197A9A33"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25" w:history="1">
            <w:r w:rsidRPr="002E6D51">
              <w:rPr>
                <w:rStyle w:val="ac"/>
                <w:rFonts w:ascii="Times New Roman" w:hAnsi="Times New Roman"/>
                <w:noProof/>
              </w:rPr>
              <w:t>2.1 Определение сущностей и их атрибутов</w:t>
            </w:r>
            <w:r>
              <w:rPr>
                <w:noProof/>
                <w:webHidden/>
              </w:rPr>
              <w:tab/>
            </w:r>
            <w:r>
              <w:rPr>
                <w:noProof/>
                <w:webHidden/>
              </w:rPr>
              <w:fldChar w:fldCharType="begin"/>
            </w:r>
            <w:r>
              <w:rPr>
                <w:noProof/>
                <w:webHidden/>
              </w:rPr>
              <w:instrText xml:space="preserve"> PAGEREF _Toc231989425 \h </w:instrText>
            </w:r>
            <w:r>
              <w:rPr>
                <w:noProof/>
                <w:webHidden/>
              </w:rPr>
            </w:r>
            <w:r>
              <w:rPr>
                <w:noProof/>
                <w:webHidden/>
              </w:rPr>
              <w:fldChar w:fldCharType="separate"/>
            </w:r>
            <w:r>
              <w:rPr>
                <w:noProof/>
                <w:webHidden/>
              </w:rPr>
              <w:t>13</w:t>
            </w:r>
            <w:r>
              <w:rPr>
                <w:noProof/>
                <w:webHidden/>
              </w:rPr>
              <w:fldChar w:fldCharType="end"/>
            </w:r>
          </w:hyperlink>
        </w:p>
        <w:p w14:paraId="7F4B14F6" w14:textId="63A940AF"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26" w:history="1">
            <w:r w:rsidRPr="002E6D51">
              <w:rPr>
                <w:rStyle w:val="ac"/>
                <w:rFonts w:ascii="Times New Roman" w:hAnsi="Times New Roman"/>
                <w:noProof/>
              </w:rPr>
              <w:t>2.2 Определение зависимостей между сущностями</w:t>
            </w:r>
            <w:r>
              <w:rPr>
                <w:noProof/>
                <w:webHidden/>
              </w:rPr>
              <w:tab/>
            </w:r>
            <w:r>
              <w:rPr>
                <w:noProof/>
                <w:webHidden/>
              </w:rPr>
              <w:fldChar w:fldCharType="begin"/>
            </w:r>
            <w:r>
              <w:rPr>
                <w:noProof/>
                <w:webHidden/>
              </w:rPr>
              <w:instrText xml:space="preserve"> PAGEREF _Toc231989426 \h </w:instrText>
            </w:r>
            <w:r>
              <w:rPr>
                <w:noProof/>
                <w:webHidden/>
              </w:rPr>
            </w:r>
            <w:r>
              <w:rPr>
                <w:noProof/>
                <w:webHidden/>
              </w:rPr>
              <w:fldChar w:fldCharType="separate"/>
            </w:r>
            <w:r>
              <w:rPr>
                <w:noProof/>
                <w:webHidden/>
              </w:rPr>
              <w:t>14</w:t>
            </w:r>
            <w:r>
              <w:rPr>
                <w:noProof/>
                <w:webHidden/>
              </w:rPr>
              <w:fldChar w:fldCharType="end"/>
            </w:r>
          </w:hyperlink>
        </w:p>
        <w:p w14:paraId="7E70301A" w14:textId="3EA1DD5D"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27" w:history="1">
            <w:r w:rsidRPr="002E6D51">
              <w:rPr>
                <w:rStyle w:val="ac"/>
                <w:rFonts w:ascii="Times New Roman" w:hAnsi="Times New Roman"/>
                <w:noProof/>
              </w:rPr>
              <w:t>2.3 Определение первичных ключей</w:t>
            </w:r>
            <w:r>
              <w:rPr>
                <w:noProof/>
                <w:webHidden/>
              </w:rPr>
              <w:tab/>
            </w:r>
            <w:r>
              <w:rPr>
                <w:noProof/>
                <w:webHidden/>
              </w:rPr>
              <w:fldChar w:fldCharType="begin"/>
            </w:r>
            <w:r>
              <w:rPr>
                <w:noProof/>
                <w:webHidden/>
              </w:rPr>
              <w:instrText xml:space="preserve"> PAGEREF _Toc231989427 \h </w:instrText>
            </w:r>
            <w:r>
              <w:rPr>
                <w:noProof/>
                <w:webHidden/>
              </w:rPr>
            </w:r>
            <w:r>
              <w:rPr>
                <w:noProof/>
                <w:webHidden/>
              </w:rPr>
              <w:fldChar w:fldCharType="separate"/>
            </w:r>
            <w:r>
              <w:rPr>
                <w:noProof/>
                <w:webHidden/>
              </w:rPr>
              <w:t>15</w:t>
            </w:r>
            <w:r>
              <w:rPr>
                <w:noProof/>
                <w:webHidden/>
              </w:rPr>
              <w:fldChar w:fldCharType="end"/>
            </w:r>
          </w:hyperlink>
        </w:p>
        <w:p w14:paraId="30F256B3" w14:textId="7BE46D97"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28" w:history="1">
            <w:r w:rsidRPr="002E6D51">
              <w:rPr>
                <w:rStyle w:val="ac"/>
                <w:rFonts w:ascii="Times New Roman" w:hAnsi="Times New Roman"/>
                <w:noProof/>
              </w:rPr>
              <w:t>2.4 Нормализация модели</w:t>
            </w:r>
            <w:r>
              <w:rPr>
                <w:noProof/>
                <w:webHidden/>
              </w:rPr>
              <w:tab/>
            </w:r>
            <w:r>
              <w:rPr>
                <w:noProof/>
                <w:webHidden/>
              </w:rPr>
              <w:fldChar w:fldCharType="begin"/>
            </w:r>
            <w:r>
              <w:rPr>
                <w:noProof/>
                <w:webHidden/>
              </w:rPr>
              <w:instrText xml:space="preserve"> PAGEREF _Toc231989428 \h </w:instrText>
            </w:r>
            <w:r>
              <w:rPr>
                <w:noProof/>
                <w:webHidden/>
              </w:rPr>
            </w:r>
            <w:r>
              <w:rPr>
                <w:noProof/>
                <w:webHidden/>
              </w:rPr>
              <w:fldChar w:fldCharType="separate"/>
            </w:r>
            <w:r>
              <w:rPr>
                <w:noProof/>
                <w:webHidden/>
              </w:rPr>
              <w:t>16</w:t>
            </w:r>
            <w:r>
              <w:rPr>
                <w:noProof/>
                <w:webHidden/>
              </w:rPr>
              <w:fldChar w:fldCharType="end"/>
            </w:r>
          </w:hyperlink>
        </w:p>
        <w:p w14:paraId="5BF4D13D" w14:textId="7D4EF37D" w:rsidR="008E6EBC" w:rsidRDefault="008E6EBC">
          <w:pPr>
            <w:pStyle w:val="12"/>
            <w:tabs>
              <w:tab w:val="right" w:leader="dot" w:pos="9889"/>
            </w:tabs>
            <w:rPr>
              <w:rFonts w:asciiTheme="minorHAnsi" w:eastAsiaTheme="minorEastAsia" w:hAnsiTheme="minorHAnsi" w:cstheme="minorBidi"/>
              <w:noProof/>
              <w:sz w:val="22"/>
              <w:szCs w:val="22"/>
              <w:lang w:eastAsia="zh-CN"/>
            </w:rPr>
          </w:pPr>
          <w:hyperlink w:anchor="_Toc231989429" w:history="1">
            <w:r w:rsidRPr="002E6D51">
              <w:rPr>
                <w:rStyle w:val="ac"/>
                <w:b/>
                <w:bCs/>
                <w:noProof/>
              </w:rPr>
              <w:t>3 Описание проблем и формирование концепции БД</w:t>
            </w:r>
            <w:r>
              <w:rPr>
                <w:noProof/>
                <w:webHidden/>
              </w:rPr>
              <w:tab/>
            </w:r>
            <w:r>
              <w:rPr>
                <w:noProof/>
                <w:webHidden/>
              </w:rPr>
              <w:fldChar w:fldCharType="begin"/>
            </w:r>
            <w:r>
              <w:rPr>
                <w:noProof/>
                <w:webHidden/>
              </w:rPr>
              <w:instrText xml:space="preserve"> PAGEREF _Toc231989429 \h </w:instrText>
            </w:r>
            <w:r>
              <w:rPr>
                <w:noProof/>
                <w:webHidden/>
              </w:rPr>
            </w:r>
            <w:r>
              <w:rPr>
                <w:noProof/>
                <w:webHidden/>
              </w:rPr>
              <w:fldChar w:fldCharType="separate"/>
            </w:r>
            <w:r>
              <w:rPr>
                <w:noProof/>
                <w:webHidden/>
              </w:rPr>
              <w:t>18</w:t>
            </w:r>
            <w:r>
              <w:rPr>
                <w:noProof/>
                <w:webHidden/>
              </w:rPr>
              <w:fldChar w:fldCharType="end"/>
            </w:r>
          </w:hyperlink>
        </w:p>
        <w:p w14:paraId="5A0C048C" w14:textId="231F063D"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30" w:history="1">
            <w:r w:rsidRPr="002E6D51">
              <w:rPr>
                <w:rStyle w:val="ac"/>
                <w:rFonts w:ascii="Times New Roman" w:hAnsi="Times New Roman"/>
                <w:noProof/>
              </w:rPr>
              <w:t>3.1 Проблемы предметной области</w:t>
            </w:r>
            <w:r>
              <w:rPr>
                <w:noProof/>
                <w:webHidden/>
              </w:rPr>
              <w:tab/>
            </w:r>
            <w:r>
              <w:rPr>
                <w:noProof/>
                <w:webHidden/>
              </w:rPr>
              <w:fldChar w:fldCharType="begin"/>
            </w:r>
            <w:r>
              <w:rPr>
                <w:noProof/>
                <w:webHidden/>
              </w:rPr>
              <w:instrText xml:space="preserve"> PAGEREF _Toc231989430 \h </w:instrText>
            </w:r>
            <w:r>
              <w:rPr>
                <w:noProof/>
                <w:webHidden/>
              </w:rPr>
            </w:r>
            <w:r>
              <w:rPr>
                <w:noProof/>
                <w:webHidden/>
              </w:rPr>
              <w:fldChar w:fldCharType="separate"/>
            </w:r>
            <w:r>
              <w:rPr>
                <w:noProof/>
                <w:webHidden/>
              </w:rPr>
              <w:t>18</w:t>
            </w:r>
            <w:r>
              <w:rPr>
                <w:noProof/>
                <w:webHidden/>
              </w:rPr>
              <w:fldChar w:fldCharType="end"/>
            </w:r>
          </w:hyperlink>
        </w:p>
        <w:p w14:paraId="1A176493" w14:textId="25FBA20D"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31" w:history="1">
            <w:r w:rsidRPr="002E6D51">
              <w:rPr>
                <w:rStyle w:val="ac"/>
                <w:rFonts w:ascii="Times New Roman" w:hAnsi="Times New Roman"/>
                <w:noProof/>
              </w:rPr>
              <w:t>3.2 Концепция базы данных</w:t>
            </w:r>
            <w:r>
              <w:rPr>
                <w:noProof/>
                <w:webHidden/>
              </w:rPr>
              <w:tab/>
            </w:r>
            <w:r>
              <w:rPr>
                <w:noProof/>
                <w:webHidden/>
              </w:rPr>
              <w:fldChar w:fldCharType="begin"/>
            </w:r>
            <w:r>
              <w:rPr>
                <w:noProof/>
                <w:webHidden/>
              </w:rPr>
              <w:instrText xml:space="preserve"> PAGEREF _Toc231989431 \h </w:instrText>
            </w:r>
            <w:r>
              <w:rPr>
                <w:noProof/>
                <w:webHidden/>
              </w:rPr>
            </w:r>
            <w:r>
              <w:rPr>
                <w:noProof/>
                <w:webHidden/>
              </w:rPr>
              <w:fldChar w:fldCharType="separate"/>
            </w:r>
            <w:r>
              <w:rPr>
                <w:noProof/>
                <w:webHidden/>
              </w:rPr>
              <w:t>19</w:t>
            </w:r>
            <w:r>
              <w:rPr>
                <w:noProof/>
                <w:webHidden/>
              </w:rPr>
              <w:fldChar w:fldCharType="end"/>
            </w:r>
          </w:hyperlink>
        </w:p>
        <w:p w14:paraId="0E7A1C98" w14:textId="1611155A" w:rsidR="008E6EBC" w:rsidRDefault="008E6EBC">
          <w:pPr>
            <w:pStyle w:val="31"/>
            <w:tabs>
              <w:tab w:val="left" w:pos="1960"/>
              <w:tab w:val="right" w:leader="dot" w:pos="9889"/>
            </w:tabs>
            <w:rPr>
              <w:rFonts w:asciiTheme="minorHAnsi" w:eastAsiaTheme="minorEastAsia" w:hAnsiTheme="minorHAnsi" w:cstheme="minorBidi"/>
              <w:i w:val="0"/>
              <w:iCs w:val="0"/>
              <w:noProof/>
              <w:sz w:val="22"/>
              <w:szCs w:val="22"/>
              <w:lang w:eastAsia="zh-CN"/>
            </w:rPr>
          </w:pPr>
          <w:hyperlink w:anchor="_Toc231989432" w:history="1">
            <w:r w:rsidRPr="002E6D51">
              <w:rPr>
                <w:rStyle w:val="ac"/>
                <w:rFonts w:ascii="Times New Roman" w:hAnsi="Times New Roman"/>
                <w:noProof/>
              </w:rPr>
              <w:t>3.2.1</w:t>
            </w:r>
            <w:r>
              <w:rPr>
                <w:rFonts w:asciiTheme="minorHAnsi" w:eastAsiaTheme="minorEastAsia" w:hAnsiTheme="minorHAnsi" w:cstheme="minorBidi"/>
                <w:i w:val="0"/>
                <w:iCs w:val="0"/>
                <w:noProof/>
                <w:sz w:val="22"/>
                <w:szCs w:val="22"/>
                <w:lang w:eastAsia="zh-CN"/>
              </w:rPr>
              <w:tab/>
            </w:r>
            <w:r w:rsidRPr="002E6D51">
              <w:rPr>
                <w:rStyle w:val="ac"/>
                <w:rFonts w:ascii="Times New Roman" w:hAnsi="Times New Roman"/>
                <w:noProof/>
              </w:rPr>
              <w:t>Функциональные требования</w:t>
            </w:r>
            <w:r>
              <w:rPr>
                <w:noProof/>
                <w:webHidden/>
              </w:rPr>
              <w:tab/>
            </w:r>
            <w:r>
              <w:rPr>
                <w:noProof/>
                <w:webHidden/>
              </w:rPr>
              <w:fldChar w:fldCharType="begin"/>
            </w:r>
            <w:r>
              <w:rPr>
                <w:noProof/>
                <w:webHidden/>
              </w:rPr>
              <w:instrText xml:space="preserve"> PAGEREF _Toc231989432 \h </w:instrText>
            </w:r>
            <w:r>
              <w:rPr>
                <w:noProof/>
                <w:webHidden/>
              </w:rPr>
            </w:r>
            <w:r>
              <w:rPr>
                <w:noProof/>
                <w:webHidden/>
              </w:rPr>
              <w:fldChar w:fldCharType="separate"/>
            </w:r>
            <w:r>
              <w:rPr>
                <w:noProof/>
                <w:webHidden/>
              </w:rPr>
              <w:t>19</w:t>
            </w:r>
            <w:r>
              <w:rPr>
                <w:noProof/>
                <w:webHidden/>
              </w:rPr>
              <w:fldChar w:fldCharType="end"/>
            </w:r>
          </w:hyperlink>
        </w:p>
        <w:p w14:paraId="7DA7A7BD" w14:textId="75AC2819" w:rsidR="008E6EBC" w:rsidRDefault="008E6EBC">
          <w:pPr>
            <w:pStyle w:val="31"/>
            <w:tabs>
              <w:tab w:val="left" w:pos="1960"/>
              <w:tab w:val="right" w:leader="dot" w:pos="9889"/>
            </w:tabs>
            <w:rPr>
              <w:rFonts w:asciiTheme="minorHAnsi" w:eastAsiaTheme="minorEastAsia" w:hAnsiTheme="minorHAnsi" w:cstheme="minorBidi"/>
              <w:i w:val="0"/>
              <w:iCs w:val="0"/>
              <w:noProof/>
              <w:sz w:val="22"/>
              <w:szCs w:val="22"/>
              <w:lang w:eastAsia="zh-CN"/>
            </w:rPr>
          </w:pPr>
          <w:hyperlink w:anchor="_Toc231989433" w:history="1">
            <w:r w:rsidRPr="002E6D51">
              <w:rPr>
                <w:rStyle w:val="ac"/>
                <w:rFonts w:ascii="Times New Roman" w:hAnsi="Times New Roman"/>
                <w:noProof/>
              </w:rPr>
              <w:t>3.2.2</w:t>
            </w:r>
            <w:r>
              <w:rPr>
                <w:rFonts w:asciiTheme="minorHAnsi" w:eastAsiaTheme="minorEastAsia" w:hAnsiTheme="minorHAnsi" w:cstheme="minorBidi"/>
                <w:i w:val="0"/>
                <w:iCs w:val="0"/>
                <w:noProof/>
                <w:sz w:val="22"/>
                <w:szCs w:val="22"/>
                <w:lang w:eastAsia="zh-CN"/>
              </w:rPr>
              <w:tab/>
            </w:r>
            <w:r w:rsidRPr="002E6D51">
              <w:rPr>
                <w:rStyle w:val="ac"/>
                <w:rFonts w:ascii="Times New Roman" w:hAnsi="Times New Roman"/>
                <w:noProof/>
              </w:rPr>
              <w:t>Нефункциональные требования</w:t>
            </w:r>
            <w:r>
              <w:rPr>
                <w:noProof/>
                <w:webHidden/>
              </w:rPr>
              <w:tab/>
            </w:r>
            <w:r>
              <w:rPr>
                <w:noProof/>
                <w:webHidden/>
              </w:rPr>
              <w:fldChar w:fldCharType="begin"/>
            </w:r>
            <w:r>
              <w:rPr>
                <w:noProof/>
                <w:webHidden/>
              </w:rPr>
              <w:instrText xml:space="preserve"> PAGEREF _Toc231989433 \h </w:instrText>
            </w:r>
            <w:r>
              <w:rPr>
                <w:noProof/>
                <w:webHidden/>
              </w:rPr>
            </w:r>
            <w:r>
              <w:rPr>
                <w:noProof/>
                <w:webHidden/>
              </w:rPr>
              <w:fldChar w:fldCharType="separate"/>
            </w:r>
            <w:r>
              <w:rPr>
                <w:noProof/>
                <w:webHidden/>
              </w:rPr>
              <w:t>20</w:t>
            </w:r>
            <w:r>
              <w:rPr>
                <w:noProof/>
                <w:webHidden/>
              </w:rPr>
              <w:fldChar w:fldCharType="end"/>
            </w:r>
          </w:hyperlink>
        </w:p>
        <w:p w14:paraId="23DB0A87" w14:textId="3E4C7A88" w:rsidR="008E6EBC" w:rsidRDefault="008E6EBC">
          <w:pPr>
            <w:pStyle w:val="31"/>
            <w:tabs>
              <w:tab w:val="left" w:pos="1960"/>
              <w:tab w:val="right" w:leader="dot" w:pos="9889"/>
            </w:tabs>
            <w:rPr>
              <w:rFonts w:asciiTheme="minorHAnsi" w:eastAsiaTheme="minorEastAsia" w:hAnsiTheme="minorHAnsi" w:cstheme="minorBidi"/>
              <w:i w:val="0"/>
              <w:iCs w:val="0"/>
              <w:noProof/>
              <w:sz w:val="22"/>
              <w:szCs w:val="22"/>
              <w:lang w:eastAsia="zh-CN"/>
            </w:rPr>
          </w:pPr>
          <w:hyperlink w:anchor="_Toc231989434" w:history="1">
            <w:r w:rsidRPr="002E6D51">
              <w:rPr>
                <w:rStyle w:val="ac"/>
                <w:rFonts w:ascii="Times New Roman" w:hAnsi="Times New Roman"/>
                <w:noProof/>
              </w:rPr>
              <w:t>3.2.3</w:t>
            </w:r>
            <w:r>
              <w:rPr>
                <w:rFonts w:asciiTheme="minorHAnsi" w:eastAsiaTheme="minorEastAsia" w:hAnsiTheme="minorHAnsi" w:cstheme="minorBidi"/>
                <w:i w:val="0"/>
                <w:iCs w:val="0"/>
                <w:noProof/>
                <w:sz w:val="22"/>
                <w:szCs w:val="22"/>
                <w:lang w:eastAsia="zh-CN"/>
              </w:rPr>
              <w:tab/>
            </w:r>
            <w:r w:rsidRPr="002E6D51">
              <w:rPr>
                <w:rStyle w:val="ac"/>
                <w:rFonts w:ascii="Times New Roman" w:hAnsi="Times New Roman"/>
                <w:noProof/>
              </w:rPr>
              <w:t>Основные понятия</w:t>
            </w:r>
            <w:r>
              <w:rPr>
                <w:noProof/>
                <w:webHidden/>
              </w:rPr>
              <w:tab/>
            </w:r>
            <w:r>
              <w:rPr>
                <w:noProof/>
                <w:webHidden/>
              </w:rPr>
              <w:fldChar w:fldCharType="begin"/>
            </w:r>
            <w:r>
              <w:rPr>
                <w:noProof/>
                <w:webHidden/>
              </w:rPr>
              <w:instrText xml:space="preserve"> PAGEREF _Toc231989434 \h </w:instrText>
            </w:r>
            <w:r>
              <w:rPr>
                <w:noProof/>
                <w:webHidden/>
              </w:rPr>
            </w:r>
            <w:r>
              <w:rPr>
                <w:noProof/>
                <w:webHidden/>
              </w:rPr>
              <w:fldChar w:fldCharType="separate"/>
            </w:r>
            <w:r>
              <w:rPr>
                <w:noProof/>
                <w:webHidden/>
              </w:rPr>
              <w:t>20</w:t>
            </w:r>
            <w:r>
              <w:rPr>
                <w:noProof/>
                <w:webHidden/>
              </w:rPr>
              <w:fldChar w:fldCharType="end"/>
            </w:r>
          </w:hyperlink>
        </w:p>
        <w:p w14:paraId="252FA31A" w14:textId="49B26AF3" w:rsidR="008E6EBC" w:rsidRDefault="008E6EBC">
          <w:pPr>
            <w:pStyle w:val="12"/>
            <w:tabs>
              <w:tab w:val="right" w:leader="dot" w:pos="9889"/>
            </w:tabs>
            <w:rPr>
              <w:rFonts w:asciiTheme="minorHAnsi" w:eastAsiaTheme="minorEastAsia" w:hAnsiTheme="minorHAnsi" w:cstheme="minorBidi"/>
              <w:noProof/>
              <w:sz w:val="22"/>
              <w:szCs w:val="22"/>
              <w:lang w:eastAsia="zh-CN"/>
            </w:rPr>
          </w:pPr>
          <w:hyperlink w:anchor="_Toc231989435" w:history="1">
            <w:r w:rsidRPr="002E6D51">
              <w:rPr>
                <w:rStyle w:val="ac"/>
                <w:b/>
                <w:bCs/>
                <w:noProof/>
              </w:rPr>
              <w:t>4 Даталогическая модель базы данных</w:t>
            </w:r>
            <w:r>
              <w:rPr>
                <w:noProof/>
                <w:webHidden/>
              </w:rPr>
              <w:tab/>
            </w:r>
            <w:r>
              <w:rPr>
                <w:noProof/>
                <w:webHidden/>
              </w:rPr>
              <w:fldChar w:fldCharType="begin"/>
            </w:r>
            <w:r>
              <w:rPr>
                <w:noProof/>
                <w:webHidden/>
              </w:rPr>
              <w:instrText xml:space="preserve"> PAGEREF _Toc231989435 \h </w:instrText>
            </w:r>
            <w:r>
              <w:rPr>
                <w:noProof/>
                <w:webHidden/>
              </w:rPr>
            </w:r>
            <w:r>
              <w:rPr>
                <w:noProof/>
                <w:webHidden/>
              </w:rPr>
              <w:fldChar w:fldCharType="separate"/>
            </w:r>
            <w:r>
              <w:rPr>
                <w:noProof/>
                <w:webHidden/>
              </w:rPr>
              <w:t>21</w:t>
            </w:r>
            <w:r>
              <w:rPr>
                <w:noProof/>
                <w:webHidden/>
              </w:rPr>
              <w:fldChar w:fldCharType="end"/>
            </w:r>
          </w:hyperlink>
        </w:p>
        <w:p w14:paraId="2F90EFEB" w14:textId="7615EDB3"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36" w:history="1">
            <w:r w:rsidRPr="002E6D51">
              <w:rPr>
                <w:rStyle w:val="ac"/>
                <w:rFonts w:ascii="Times New Roman" w:hAnsi="Times New Roman"/>
                <w:noProof/>
              </w:rPr>
              <w:t xml:space="preserve">4.1 Описание возможностей и свойств </w:t>
            </w:r>
            <w:r w:rsidRPr="002E6D51">
              <w:rPr>
                <w:rStyle w:val="ac"/>
                <w:rFonts w:ascii="Times New Roman" w:hAnsi="Times New Roman"/>
                <w:noProof/>
                <w:lang w:val="en-US"/>
              </w:rPr>
              <w:t>MS</w:t>
            </w:r>
            <w:r w:rsidRPr="002E6D51">
              <w:rPr>
                <w:rStyle w:val="ac"/>
                <w:rFonts w:ascii="Times New Roman" w:hAnsi="Times New Roman"/>
                <w:noProof/>
              </w:rPr>
              <w:t xml:space="preserve"> </w:t>
            </w:r>
            <w:r w:rsidRPr="002E6D51">
              <w:rPr>
                <w:rStyle w:val="ac"/>
                <w:rFonts w:ascii="Times New Roman" w:hAnsi="Times New Roman"/>
                <w:noProof/>
                <w:lang w:val="en-US"/>
              </w:rPr>
              <w:t>SQL</w:t>
            </w:r>
            <w:r w:rsidRPr="002E6D51">
              <w:rPr>
                <w:rStyle w:val="ac"/>
                <w:rFonts w:ascii="Times New Roman" w:hAnsi="Times New Roman"/>
                <w:noProof/>
              </w:rPr>
              <w:t xml:space="preserve"> </w:t>
            </w:r>
            <w:r w:rsidRPr="002E6D51">
              <w:rPr>
                <w:rStyle w:val="ac"/>
                <w:rFonts w:ascii="Times New Roman" w:hAnsi="Times New Roman"/>
                <w:noProof/>
                <w:lang w:val="en-US"/>
              </w:rPr>
              <w:t>ServerExpress</w:t>
            </w:r>
            <w:r w:rsidRPr="002E6D51">
              <w:rPr>
                <w:rStyle w:val="ac"/>
                <w:rFonts w:ascii="Times New Roman" w:hAnsi="Times New Roman"/>
                <w:noProof/>
              </w:rPr>
              <w:t xml:space="preserve"> 2022</w:t>
            </w:r>
            <w:r>
              <w:rPr>
                <w:noProof/>
                <w:webHidden/>
              </w:rPr>
              <w:tab/>
            </w:r>
            <w:r>
              <w:rPr>
                <w:noProof/>
                <w:webHidden/>
              </w:rPr>
              <w:fldChar w:fldCharType="begin"/>
            </w:r>
            <w:r>
              <w:rPr>
                <w:noProof/>
                <w:webHidden/>
              </w:rPr>
              <w:instrText xml:space="preserve"> PAGEREF _Toc231989436 \h </w:instrText>
            </w:r>
            <w:r>
              <w:rPr>
                <w:noProof/>
                <w:webHidden/>
              </w:rPr>
            </w:r>
            <w:r>
              <w:rPr>
                <w:noProof/>
                <w:webHidden/>
              </w:rPr>
              <w:fldChar w:fldCharType="separate"/>
            </w:r>
            <w:r>
              <w:rPr>
                <w:noProof/>
                <w:webHidden/>
              </w:rPr>
              <w:t>21</w:t>
            </w:r>
            <w:r>
              <w:rPr>
                <w:noProof/>
                <w:webHidden/>
              </w:rPr>
              <w:fldChar w:fldCharType="end"/>
            </w:r>
          </w:hyperlink>
        </w:p>
        <w:p w14:paraId="6650CB2F" w14:textId="1982E277"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37" w:history="1">
            <w:r w:rsidRPr="002E6D51">
              <w:rPr>
                <w:rStyle w:val="ac"/>
                <w:rFonts w:ascii="Times New Roman" w:hAnsi="Times New Roman"/>
                <w:noProof/>
              </w:rPr>
              <w:t>4.2 Разработка даталогической модели</w:t>
            </w:r>
            <w:r>
              <w:rPr>
                <w:noProof/>
                <w:webHidden/>
              </w:rPr>
              <w:tab/>
            </w:r>
            <w:r>
              <w:rPr>
                <w:noProof/>
                <w:webHidden/>
              </w:rPr>
              <w:fldChar w:fldCharType="begin"/>
            </w:r>
            <w:r>
              <w:rPr>
                <w:noProof/>
                <w:webHidden/>
              </w:rPr>
              <w:instrText xml:space="preserve"> PAGEREF _Toc231989437 \h </w:instrText>
            </w:r>
            <w:r>
              <w:rPr>
                <w:noProof/>
                <w:webHidden/>
              </w:rPr>
            </w:r>
            <w:r>
              <w:rPr>
                <w:noProof/>
                <w:webHidden/>
              </w:rPr>
              <w:fldChar w:fldCharType="separate"/>
            </w:r>
            <w:r>
              <w:rPr>
                <w:noProof/>
                <w:webHidden/>
              </w:rPr>
              <w:t>22</w:t>
            </w:r>
            <w:r>
              <w:rPr>
                <w:noProof/>
                <w:webHidden/>
              </w:rPr>
              <w:fldChar w:fldCharType="end"/>
            </w:r>
          </w:hyperlink>
        </w:p>
        <w:p w14:paraId="448FA87C" w14:textId="4631D2B9" w:rsidR="008E6EBC" w:rsidRDefault="008E6EBC">
          <w:pPr>
            <w:pStyle w:val="31"/>
            <w:tabs>
              <w:tab w:val="left" w:pos="1960"/>
              <w:tab w:val="right" w:leader="dot" w:pos="9889"/>
            </w:tabs>
            <w:rPr>
              <w:rFonts w:asciiTheme="minorHAnsi" w:eastAsiaTheme="minorEastAsia" w:hAnsiTheme="minorHAnsi" w:cstheme="minorBidi"/>
              <w:i w:val="0"/>
              <w:iCs w:val="0"/>
              <w:noProof/>
              <w:sz w:val="22"/>
              <w:szCs w:val="22"/>
              <w:lang w:eastAsia="zh-CN"/>
            </w:rPr>
          </w:pPr>
          <w:hyperlink w:anchor="_Toc231989438" w:history="1">
            <w:r w:rsidRPr="002E6D51">
              <w:rPr>
                <w:rStyle w:val="ac"/>
                <w:rFonts w:ascii="Times New Roman" w:hAnsi="Times New Roman"/>
                <w:noProof/>
              </w:rPr>
              <w:t>4.2.1</w:t>
            </w:r>
            <w:r>
              <w:rPr>
                <w:rFonts w:asciiTheme="minorHAnsi" w:eastAsiaTheme="minorEastAsia" w:hAnsiTheme="minorHAnsi" w:cstheme="minorBidi"/>
                <w:i w:val="0"/>
                <w:iCs w:val="0"/>
                <w:noProof/>
                <w:sz w:val="22"/>
                <w:szCs w:val="22"/>
                <w:lang w:eastAsia="zh-CN"/>
              </w:rPr>
              <w:tab/>
            </w:r>
            <w:r w:rsidRPr="002E6D51">
              <w:rPr>
                <w:rStyle w:val="ac"/>
                <w:rFonts w:ascii="Times New Roman" w:hAnsi="Times New Roman"/>
                <w:noProof/>
              </w:rPr>
              <w:t>Общие положения разработки даталогической модели</w:t>
            </w:r>
            <w:r>
              <w:rPr>
                <w:noProof/>
                <w:webHidden/>
              </w:rPr>
              <w:tab/>
            </w:r>
            <w:r>
              <w:rPr>
                <w:noProof/>
                <w:webHidden/>
              </w:rPr>
              <w:fldChar w:fldCharType="begin"/>
            </w:r>
            <w:r>
              <w:rPr>
                <w:noProof/>
                <w:webHidden/>
              </w:rPr>
              <w:instrText xml:space="preserve"> PAGEREF _Toc231989438 \h </w:instrText>
            </w:r>
            <w:r>
              <w:rPr>
                <w:noProof/>
                <w:webHidden/>
              </w:rPr>
            </w:r>
            <w:r>
              <w:rPr>
                <w:noProof/>
                <w:webHidden/>
              </w:rPr>
              <w:fldChar w:fldCharType="separate"/>
            </w:r>
            <w:r>
              <w:rPr>
                <w:noProof/>
                <w:webHidden/>
              </w:rPr>
              <w:t>23</w:t>
            </w:r>
            <w:r>
              <w:rPr>
                <w:noProof/>
                <w:webHidden/>
              </w:rPr>
              <w:fldChar w:fldCharType="end"/>
            </w:r>
          </w:hyperlink>
        </w:p>
        <w:p w14:paraId="563F71CA" w14:textId="147AA7DE" w:rsidR="008E6EBC" w:rsidRDefault="008E6EBC">
          <w:pPr>
            <w:pStyle w:val="31"/>
            <w:tabs>
              <w:tab w:val="left" w:pos="1960"/>
              <w:tab w:val="right" w:leader="dot" w:pos="9889"/>
            </w:tabs>
            <w:rPr>
              <w:rFonts w:asciiTheme="minorHAnsi" w:eastAsiaTheme="minorEastAsia" w:hAnsiTheme="minorHAnsi" w:cstheme="minorBidi"/>
              <w:i w:val="0"/>
              <w:iCs w:val="0"/>
              <w:noProof/>
              <w:sz w:val="22"/>
              <w:szCs w:val="22"/>
              <w:lang w:eastAsia="zh-CN"/>
            </w:rPr>
          </w:pPr>
          <w:hyperlink w:anchor="_Toc231989439" w:history="1">
            <w:r w:rsidRPr="002E6D51">
              <w:rPr>
                <w:rStyle w:val="ac"/>
                <w:rFonts w:ascii="Times New Roman" w:hAnsi="Times New Roman"/>
                <w:noProof/>
              </w:rPr>
              <w:t>4.2.2</w:t>
            </w:r>
            <w:r>
              <w:rPr>
                <w:rFonts w:asciiTheme="minorHAnsi" w:eastAsiaTheme="minorEastAsia" w:hAnsiTheme="minorHAnsi" w:cstheme="minorBidi"/>
                <w:i w:val="0"/>
                <w:iCs w:val="0"/>
                <w:noProof/>
                <w:sz w:val="22"/>
                <w:szCs w:val="22"/>
                <w:lang w:eastAsia="zh-CN"/>
              </w:rPr>
              <w:tab/>
            </w:r>
            <w:r w:rsidRPr="002E6D51">
              <w:rPr>
                <w:rStyle w:val="ac"/>
                <w:rFonts w:ascii="Times New Roman" w:hAnsi="Times New Roman"/>
                <w:noProof/>
              </w:rPr>
              <w:t>Определение состава БД</w:t>
            </w:r>
            <w:r>
              <w:rPr>
                <w:noProof/>
                <w:webHidden/>
              </w:rPr>
              <w:tab/>
            </w:r>
            <w:r>
              <w:rPr>
                <w:noProof/>
                <w:webHidden/>
              </w:rPr>
              <w:fldChar w:fldCharType="begin"/>
            </w:r>
            <w:r>
              <w:rPr>
                <w:noProof/>
                <w:webHidden/>
              </w:rPr>
              <w:instrText xml:space="preserve"> PAGEREF _Toc231989439 \h </w:instrText>
            </w:r>
            <w:r>
              <w:rPr>
                <w:noProof/>
                <w:webHidden/>
              </w:rPr>
            </w:r>
            <w:r>
              <w:rPr>
                <w:noProof/>
                <w:webHidden/>
              </w:rPr>
              <w:fldChar w:fldCharType="separate"/>
            </w:r>
            <w:r>
              <w:rPr>
                <w:noProof/>
                <w:webHidden/>
              </w:rPr>
              <w:t>24</w:t>
            </w:r>
            <w:r>
              <w:rPr>
                <w:noProof/>
                <w:webHidden/>
              </w:rPr>
              <w:fldChar w:fldCharType="end"/>
            </w:r>
          </w:hyperlink>
        </w:p>
        <w:p w14:paraId="5AFD3CEE" w14:textId="08BF7935" w:rsidR="008E6EBC" w:rsidRDefault="008E6EBC">
          <w:pPr>
            <w:pStyle w:val="31"/>
            <w:tabs>
              <w:tab w:val="left" w:pos="1960"/>
              <w:tab w:val="right" w:leader="dot" w:pos="9889"/>
            </w:tabs>
            <w:rPr>
              <w:rFonts w:asciiTheme="minorHAnsi" w:eastAsiaTheme="minorEastAsia" w:hAnsiTheme="minorHAnsi" w:cstheme="minorBidi"/>
              <w:i w:val="0"/>
              <w:iCs w:val="0"/>
              <w:noProof/>
              <w:sz w:val="22"/>
              <w:szCs w:val="22"/>
              <w:lang w:eastAsia="zh-CN"/>
            </w:rPr>
          </w:pPr>
          <w:hyperlink w:anchor="_Toc231989440" w:history="1">
            <w:r w:rsidRPr="002E6D51">
              <w:rPr>
                <w:rStyle w:val="ac"/>
                <w:rFonts w:ascii="Times New Roman" w:hAnsi="Times New Roman"/>
                <w:noProof/>
              </w:rPr>
              <w:t>4.2.3</w:t>
            </w:r>
            <w:r>
              <w:rPr>
                <w:rFonts w:asciiTheme="minorHAnsi" w:eastAsiaTheme="minorEastAsia" w:hAnsiTheme="minorHAnsi" w:cstheme="minorBidi"/>
                <w:i w:val="0"/>
                <w:iCs w:val="0"/>
                <w:noProof/>
                <w:sz w:val="22"/>
                <w:szCs w:val="22"/>
                <w:lang w:eastAsia="zh-CN"/>
              </w:rPr>
              <w:tab/>
            </w:r>
            <w:r w:rsidRPr="002E6D51">
              <w:rPr>
                <w:rStyle w:val="ac"/>
                <w:rFonts w:ascii="Times New Roman" w:hAnsi="Times New Roman"/>
                <w:noProof/>
              </w:rPr>
              <w:t>Определение связей между отношениями</w:t>
            </w:r>
            <w:r>
              <w:rPr>
                <w:noProof/>
                <w:webHidden/>
              </w:rPr>
              <w:tab/>
            </w:r>
            <w:r>
              <w:rPr>
                <w:noProof/>
                <w:webHidden/>
              </w:rPr>
              <w:fldChar w:fldCharType="begin"/>
            </w:r>
            <w:r>
              <w:rPr>
                <w:noProof/>
                <w:webHidden/>
              </w:rPr>
              <w:instrText xml:space="preserve"> PAGEREF _Toc231989440 \h </w:instrText>
            </w:r>
            <w:r>
              <w:rPr>
                <w:noProof/>
                <w:webHidden/>
              </w:rPr>
            </w:r>
            <w:r>
              <w:rPr>
                <w:noProof/>
                <w:webHidden/>
              </w:rPr>
              <w:fldChar w:fldCharType="separate"/>
            </w:r>
            <w:r>
              <w:rPr>
                <w:noProof/>
                <w:webHidden/>
              </w:rPr>
              <w:t>28</w:t>
            </w:r>
            <w:r>
              <w:rPr>
                <w:noProof/>
                <w:webHidden/>
              </w:rPr>
              <w:fldChar w:fldCharType="end"/>
            </w:r>
          </w:hyperlink>
        </w:p>
        <w:p w14:paraId="40175B8A" w14:textId="030D53B9" w:rsidR="008E6EBC" w:rsidRDefault="008E6EBC">
          <w:pPr>
            <w:pStyle w:val="31"/>
            <w:tabs>
              <w:tab w:val="left" w:pos="1960"/>
              <w:tab w:val="right" w:leader="dot" w:pos="9889"/>
            </w:tabs>
            <w:rPr>
              <w:rFonts w:asciiTheme="minorHAnsi" w:eastAsiaTheme="minorEastAsia" w:hAnsiTheme="minorHAnsi" w:cstheme="minorBidi"/>
              <w:i w:val="0"/>
              <w:iCs w:val="0"/>
              <w:noProof/>
              <w:sz w:val="22"/>
              <w:szCs w:val="22"/>
              <w:lang w:eastAsia="zh-CN"/>
            </w:rPr>
          </w:pPr>
          <w:hyperlink w:anchor="_Toc231989441" w:history="1">
            <w:r w:rsidRPr="002E6D51">
              <w:rPr>
                <w:rStyle w:val="ac"/>
                <w:rFonts w:ascii="Times New Roman" w:hAnsi="Times New Roman"/>
                <w:noProof/>
              </w:rPr>
              <w:t>4.2.4</w:t>
            </w:r>
            <w:r>
              <w:rPr>
                <w:rFonts w:asciiTheme="minorHAnsi" w:eastAsiaTheme="minorEastAsia" w:hAnsiTheme="minorHAnsi" w:cstheme="minorBidi"/>
                <w:i w:val="0"/>
                <w:iCs w:val="0"/>
                <w:noProof/>
                <w:sz w:val="22"/>
                <w:szCs w:val="22"/>
                <w:lang w:eastAsia="zh-CN"/>
              </w:rPr>
              <w:tab/>
            </w:r>
            <w:r w:rsidRPr="002E6D51">
              <w:rPr>
                <w:rStyle w:val="ac"/>
                <w:rFonts w:ascii="Times New Roman" w:hAnsi="Times New Roman"/>
                <w:noProof/>
              </w:rPr>
              <w:t>Разработка даталогической схемы данных</w:t>
            </w:r>
            <w:r>
              <w:rPr>
                <w:noProof/>
                <w:webHidden/>
              </w:rPr>
              <w:tab/>
            </w:r>
            <w:r>
              <w:rPr>
                <w:noProof/>
                <w:webHidden/>
              </w:rPr>
              <w:fldChar w:fldCharType="begin"/>
            </w:r>
            <w:r>
              <w:rPr>
                <w:noProof/>
                <w:webHidden/>
              </w:rPr>
              <w:instrText xml:space="preserve"> PAGEREF _Toc231989441 \h </w:instrText>
            </w:r>
            <w:r>
              <w:rPr>
                <w:noProof/>
                <w:webHidden/>
              </w:rPr>
            </w:r>
            <w:r>
              <w:rPr>
                <w:noProof/>
                <w:webHidden/>
              </w:rPr>
              <w:fldChar w:fldCharType="separate"/>
            </w:r>
            <w:r>
              <w:rPr>
                <w:noProof/>
                <w:webHidden/>
              </w:rPr>
              <w:t>29</w:t>
            </w:r>
            <w:r>
              <w:rPr>
                <w:noProof/>
                <w:webHidden/>
              </w:rPr>
              <w:fldChar w:fldCharType="end"/>
            </w:r>
          </w:hyperlink>
        </w:p>
        <w:p w14:paraId="5B1F983F" w14:textId="2103191B" w:rsidR="008E6EBC" w:rsidRDefault="008E6EBC">
          <w:pPr>
            <w:pStyle w:val="31"/>
            <w:tabs>
              <w:tab w:val="left" w:pos="1960"/>
              <w:tab w:val="right" w:leader="dot" w:pos="9889"/>
            </w:tabs>
            <w:rPr>
              <w:rFonts w:asciiTheme="minorHAnsi" w:eastAsiaTheme="minorEastAsia" w:hAnsiTheme="minorHAnsi" w:cstheme="minorBidi"/>
              <w:i w:val="0"/>
              <w:iCs w:val="0"/>
              <w:noProof/>
              <w:sz w:val="22"/>
              <w:szCs w:val="22"/>
              <w:lang w:eastAsia="zh-CN"/>
            </w:rPr>
          </w:pPr>
          <w:hyperlink w:anchor="_Toc231989442" w:history="1">
            <w:r w:rsidRPr="002E6D51">
              <w:rPr>
                <w:rStyle w:val="ac"/>
                <w:rFonts w:ascii="Times New Roman" w:hAnsi="Times New Roman"/>
                <w:noProof/>
              </w:rPr>
              <w:t>4.2.5</w:t>
            </w:r>
            <w:r>
              <w:rPr>
                <w:rFonts w:asciiTheme="minorHAnsi" w:eastAsiaTheme="minorEastAsia" w:hAnsiTheme="minorHAnsi" w:cstheme="minorBidi"/>
                <w:i w:val="0"/>
                <w:iCs w:val="0"/>
                <w:noProof/>
                <w:sz w:val="22"/>
                <w:szCs w:val="22"/>
                <w:lang w:eastAsia="zh-CN"/>
              </w:rPr>
              <w:tab/>
            </w:r>
            <w:r w:rsidRPr="002E6D51">
              <w:rPr>
                <w:rStyle w:val="ac"/>
                <w:rFonts w:ascii="Times New Roman" w:hAnsi="Times New Roman"/>
                <w:noProof/>
              </w:rPr>
              <w:t>Ввод данных в таблицы даталогической схемы</w:t>
            </w:r>
            <w:r>
              <w:rPr>
                <w:noProof/>
                <w:webHidden/>
              </w:rPr>
              <w:tab/>
            </w:r>
            <w:r>
              <w:rPr>
                <w:noProof/>
                <w:webHidden/>
              </w:rPr>
              <w:fldChar w:fldCharType="begin"/>
            </w:r>
            <w:r>
              <w:rPr>
                <w:noProof/>
                <w:webHidden/>
              </w:rPr>
              <w:instrText xml:space="preserve"> PAGEREF _Toc231989442 \h </w:instrText>
            </w:r>
            <w:r>
              <w:rPr>
                <w:noProof/>
                <w:webHidden/>
              </w:rPr>
            </w:r>
            <w:r>
              <w:rPr>
                <w:noProof/>
                <w:webHidden/>
              </w:rPr>
              <w:fldChar w:fldCharType="separate"/>
            </w:r>
            <w:r>
              <w:rPr>
                <w:noProof/>
                <w:webHidden/>
              </w:rPr>
              <w:t>29</w:t>
            </w:r>
            <w:r>
              <w:rPr>
                <w:noProof/>
                <w:webHidden/>
              </w:rPr>
              <w:fldChar w:fldCharType="end"/>
            </w:r>
          </w:hyperlink>
        </w:p>
        <w:p w14:paraId="66207DEE" w14:textId="4A08B391" w:rsidR="008E6EBC" w:rsidRDefault="008E6EBC">
          <w:pPr>
            <w:pStyle w:val="12"/>
            <w:tabs>
              <w:tab w:val="right" w:leader="dot" w:pos="9889"/>
            </w:tabs>
            <w:rPr>
              <w:rFonts w:asciiTheme="minorHAnsi" w:eastAsiaTheme="minorEastAsia" w:hAnsiTheme="minorHAnsi" w:cstheme="minorBidi"/>
              <w:noProof/>
              <w:sz w:val="22"/>
              <w:szCs w:val="22"/>
              <w:lang w:eastAsia="zh-CN"/>
            </w:rPr>
          </w:pPr>
          <w:hyperlink w:anchor="_Toc231989443" w:history="1">
            <w:r w:rsidRPr="002E6D51">
              <w:rPr>
                <w:rStyle w:val="ac"/>
                <w:b/>
                <w:bCs/>
                <w:noProof/>
              </w:rPr>
              <w:t>5 Проектирование и реализация основных запросов</w:t>
            </w:r>
            <w:r>
              <w:rPr>
                <w:noProof/>
                <w:webHidden/>
              </w:rPr>
              <w:tab/>
            </w:r>
            <w:r>
              <w:rPr>
                <w:noProof/>
                <w:webHidden/>
              </w:rPr>
              <w:fldChar w:fldCharType="begin"/>
            </w:r>
            <w:r>
              <w:rPr>
                <w:noProof/>
                <w:webHidden/>
              </w:rPr>
              <w:instrText xml:space="preserve"> PAGEREF _Toc231989443 \h </w:instrText>
            </w:r>
            <w:r>
              <w:rPr>
                <w:noProof/>
                <w:webHidden/>
              </w:rPr>
            </w:r>
            <w:r>
              <w:rPr>
                <w:noProof/>
                <w:webHidden/>
              </w:rPr>
              <w:fldChar w:fldCharType="separate"/>
            </w:r>
            <w:r>
              <w:rPr>
                <w:noProof/>
                <w:webHidden/>
              </w:rPr>
              <w:t>31</w:t>
            </w:r>
            <w:r>
              <w:rPr>
                <w:noProof/>
                <w:webHidden/>
              </w:rPr>
              <w:fldChar w:fldCharType="end"/>
            </w:r>
          </w:hyperlink>
        </w:p>
        <w:p w14:paraId="078BF386" w14:textId="35A0863A"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44" w:history="1">
            <w:r w:rsidRPr="002E6D51">
              <w:rPr>
                <w:rStyle w:val="ac"/>
                <w:rFonts w:ascii="Times New Roman" w:hAnsi="Times New Roman"/>
                <w:noProof/>
              </w:rPr>
              <w:t>5.1 Тексты разработанных запросов</w:t>
            </w:r>
            <w:r>
              <w:rPr>
                <w:noProof/>
                <w:webHidden/>
              </w:rPr>
              <w:tab/>
            </w:r>
            <w:r>
              <w:rPr>
                <w:noProof/>
                <w:webHidden/>
              </w:rPr>
              <w:fldChar w:fldCharType="begin"/>
            </w:r>
            <w:r>
              <w:rPr>
                <w:noProof/>
                <w:webHidden/>
              </w:rPr>
              <w:instrText xml:space="preserve"> PAGEREF _Toc231989444 \h </w:instrText>
            </w:r>
            <w:r>
              <w:rPr>
                <w:noProof/>
                <w:webHidden/>
              </w:rPr>
            </w:r>
            <w:r>
              <w:rPr>
                <w:noProof/>
                <w:webHidden/>
              </w:rPr>
              <w:fldChar w:fldCharType="separate"/>
            </w:r>
            <w:r>
              <w:rPr>
                <w:noProof/>
                <w:webHidden/>
              </w:rPr>
              <w:t>31</w:t>
            </w:r>
            <w:r>
              <w:rPr>
                <w:noProof/>
                <w:webHidden/>
              </w:rPr>
              <w:fldChar w:fldCharType="end"/>
            </w:r>
          </w:hyperlink>
        </w:p>
        <w:p w14:paraId="1F0A09EA" w14:textId="3917BB1D" w:rsidR="008E6EBC" w:rsidRDefault="008E6EBC">
          <w:pPr>
            <w:pStyle w:val="23"/>
            <w:tabs>
              <w:tab w:val="right" w:leader="dot" w:pos="9889"/>
            </w:tabs>
            <w:rPr>
              <w:rFonts w:asciiTheme="minorHAnsi" w:eastAsiaTheme="minorEastAsia" w:hAnsiTheme="minorHAnsi" w:cstheme="minorBidi"/>
              <w:smallCaps w:val="0"/>
              <w:noProof/>
              <w:sz w:val="22"/>
              <w:szCs w:val="22"/>
              <w:lang w:eastAsia="zh-CN"/>
            </w:rPr>
          </w:pPr>
          <w:hyperlink w:anchor="_Toc231989445" w:history="1">
            <w:r w:rsidRPr="002E6D51">
              <w:rPr>
                <w:rStyle w:val="ac"/>
                <w:rFonts w:ascii="Times New Roman" w:hAnsi="Times New Roman"/>
                <w:noProof/>
              </w:rPr>
              <w:t>5.2. Результаты выполнения запросов</w:t>
            </w:r>
            <w:r>
              <w:rPr>
                <w:noProof/>
                <w:webHidden/>
              </w:rPr>
              <w:tab/>
            </w:r>
            <w:r>
              <w:rPr>
                <w:noProof/>
                <w:webHidden/>
              </w:rPr>
              <w:fldChar w:fldCharType="begin"/>
            </w:r>
            <w:r>
              <w:rPr>
                <w:noProof/>
                <w:webHidden/>
              </w:rPr>
              <w:instrText xml:space="preserve"> PAGEREF _Toc231989445 \h </w:instrText>
            </w:r>
            <w:r>
              <w:rPr>
                <w:noProof/>
                <w:webHidden/>
              </w:rPr>
            </w:r>
            <w:r>
              <w:rPr>
                <w:noProof/>
                <w:webHidden/>
              </w:rPr>
              <w:fldChar w:fldCharType="separate"/>
            </w:r>
            <w:r>
              <w:rPr>
                <w:noProof/>
                <w:webHidden/>
              </w:rPr>
              <w:t>32</w:t>
            </w:r>
            <w:r>
              <w:rPr>
                <w:noProof/>
                <w:webHidden/>
              </w:rPr>
              <w:fldChar w:fldCharType="end"/>
            </w:r>
          </w:hyperlink>
        </w:p>
        <w:p w14:paraId="5F2B0C41" w14:textId="5CB36352" w:rsidR="008E6EBC" w:rsidRDefault="008E6EBC">
          <w:pPr>
            <w:pStyle w:val="12"/>
            <w:tabs>
              <w:tab w:val="right" w:leader="dot" w:pos="9889"/>
            </w:tabs>
            <w:rPr>
              <w:rFonts w:asciiTheme="minorHAnsi" w:eastAsiaTheme="minorEastAsia" w:hAnsiTheme="minorHAnsi" w:cstheme="minorBidi"/>
              <w:noProof/>
              <w:sz w:val="22"/>
              <w:szCs w:val="22"/>
              <w:lang w:eastAsia="zh-CN"/>
            </w:rPr>
          </w:pPr>
          <w:hyperlink w:anchor="_Toc231989446" w:history="1">
            <w:r w:rsidRPr="002E6D51">
              <w:rPr>
                <w:rStyle w:val="ac"/>
                <w:noProof/>
              </w:rPr>
              <w:t>ЗАКЛЮЧЕНИЕ</w:t>
            </w:r>
            <w:r>
              <w:rPr>
                <w:noProof/>
                <w:webHidden/>
              </w:rPr>
              <w:tab/>
            </w:r>
            <w:r>
              <w:rPr>
                <w:noProof/>
                <w:webHidden/>
              </w:rPr>
              <w:fldChar w:fldCharType="begin"/>
            </w:r>
            <w:r>
              <w:rPr>
                <w:noProof/>
                <w:webHidden/>
              </w:rPr>
              <w:instrText xml:space="preserve"> PAGEREF _Toc231989446 \h </w:instrText>
            </w:r>
            <w:r>
              <w:rPr>
                <w:noProof/>
                <w:webHidden/>
              </w:rPr>
            </w:r>
            <w:r>
              <w:rPr>
                <w:noProof/>
                <w:webHidden/>
              </w:rPr>
              <w:fldChar w:fldCharType="separate"/>
            </w:r>
            <w:r>
              <w:rPr>
                <w:noProof/>
                <w:webHidden/>
              </w:rPr>
              <w:t>33</w:t>
            </w:r>
            <w:r>
              <w:rPr>
                <w:noProof/>
                <w:webHidden/>
              </w:rPr>
              <w:fldChar w:fldCharType="end"/>
            </w:r>
          </w:hyperlink>
        </w:p>
        <w:p w14:paraId="118206F0" w14:textId="456558C8" w:rsidR="008E6EBC" w:rsidRDefault="008E6EBC">
          <w:pPr>
            <w:pStyle w:val="12"/>
            <w:tabs>
              <w:tab w:val="right" w:leader="dot" w:pos="9889"/>
            </w:tabs>
            <w:rPr>
              <w:rFonts w:asciiTheme="minorHAnsi" w:eastAsiaTheme="minorEastAsia" w:hAnsiTheme="minorHAnsi" w:cstheme="minorBidi"/>
              <w:noProof/>
              <w:sz w:val="22"/>
              <w:szCs w:val="22"/>
              <w:lang w:eastAsia="zh-CN"/>
            </w:rPr>
          </w:pPr>
          <w:hyperlink w:anchor="_Toc231989447" w:history="1">
            <w:r w:rsidRPr="002E6D51">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_Toc231989447 \h </w:instrText>
            </w:r>
            <w:r>
              <w:rPr>
                <w:noProof/>
                <w:webHidden/>
              </w:rPr>
            </w:r>
            <w:r>
              <w:rPr>
                <w:noProof/>
                <w:webHidden/>
              </w:rPr>
              <w:fldChar w:fldCharType="separate"/>
            </w:r>
            <w:r>
              <w:rPr>
                <w:noProof/>
                <w:webHidden/>
              </w:rPr>
              <w:t>34</w:t>
            </w:r>
            <w:r>
              <w:rPr>
                <w:noProof/>
                <w:webHidden/>
              </w:rPr>
              <w:fldChar w:fldCharType="end"/>
            </w:r>
          </w:hyperlink>
        </w:p>
        <w:p w14:paraId="09C48F4F" w14:textId="4450D930" w:rsidR="000969C1" w:rsidRDefault="000969C1" w:rsidP="000969C1">
          <w:pPr>
            <w:rPr>
              <w:szCs w:val="28"/>
            </w:rPr>
          </w:pPr>
          <w:r w:rsidRPr="00E45951">
            <w:rPr>
              <w:sz w:val="24"/>
              <w:szCs w:val="24"/>
            </w:rPr>
            <w:fldChar w:fldCharType="end"/>
          </w:r>
        </w:p>
        <w:p w14:paraId="1FA5ECA3" w14:textId="0BBB0E43" w:rsidR="000969C1" w:rsidRPr="000969C1" w:rsidRDefault="000969C1" w:rsidP="000969C1">
          <w:pPr>
            <w:spacing w:after="160" w:line="259" w:lineRule="auto"/>
            <w:ind w:firstLine="0"/>
            <w:jc w:val="left"/>
            <w:rPr>
              <w:szCs w:val="28"/>
            </w:rPr>
          </w:pPr>
          <w:r>
            <w:rPr>
              <w:szCs w:val="28"/>
            </w:rPr>
            <w:br w:type="page"/>
          </w:r>
        </w:p>
      </w:sdtContent>
    </w:sdt>
    <w:p w14:paraId="4D0A12F0" w14:textId="1B4539AC" w:rsidR="000969C1" w:rsidRPr="008C07FA" w:rsidRDefault="000969C1" w:rsidP="008C07FA">
      <w:pPr>
        <w:pStyle w:val="10"/>
        <w:jc w:val="center"/>
        <w:rPr>
          <w:rFonts w:ascii="Times New Roman" w:hAnsi="Times New Roman" w:cs="Times New Roman"/>
        </w:rPr>
      </w:pPr>
      <w:bookmarkStart w:id="5" w:name="_Toc231989420"/>
      <w:r w:rsidRPr="008C07FA">
        <w:rPr>
          <w:rFonts w:ascii="Times New Roman" w:hAnsi="Times New Roman" w:cs="Times New Roman"/>
          <w:color w:val="000000" w:themeColor="text1"/>
          <w:sz w:val="28"/>
          <w:szCs w:val="28"/>
        </w:rPr>
        <w:lastRenderedPageBreak/>
        <w:t>ТЕРМИНЫ, ОПРЕДЕЛЕНИЯ И ОБОЗНАЧЕНИЯ И СОКРАЩЕНИЯ</w:t>
      </w:r>
      <w:bookmarkEnd w:id="5"/>
    </w:p>
    <w:p w14:paraId="168558DB" w14:textId="77777777" w:rsidR="000969C1" w:rsidRPr="00E6299F" w:rsidRDefault="000969C1" w:rsidP="000969C1">
      <w:r w:rsidRPr="00DF1183">
        <w:rPr>
          <w:b/>
        </w:rPr>
        <w:t>Атрибут</w:t>
      </w:r>
      <w:r w:rsidRPr="00E6299F">
        <w:t xml:space="preserve"> – поименованная характеристика сущности. </w:t>
      </w:r>
    </w:p>
    <w:p w14:paraId="14AE90F8" w14:textId="77777777" w:rsidR="000969C1" w:rsidRPr="00D113DF" w:rsidRDefault="000969C1" w:rsidP="000969C1">
      <w:pPr>
        <w:rPr>
          <w:b/>
          <w:szCs w:val="28"/>
        </w:rPr>
      </w:pPr>
      <w:r w:rsidRPr="007E18F5">
        <w:rPr>
          <w:b/>
        </w:rPr>
        <w:t>БД</w:t>
      </w:r>
      <w:r>
        <w:t xml:space="preserve"> – база данных - </w:t>
      </w:r>
      <w:r w:rsidRPr="00E6299F">
        <w:t xml:space="preserve">некая именованная совокупность данных, отражающая состояние объектов или явлений в некоторой выбранной предметной области и </w:t>
      </w:r>
      <w:r w:rsidRPr="00D113DF">
        <w:rPr>
          <w:szCs w:val="28"/>
        </w:rPr>
        <w:t>связи между ними. Она создаётся для хранения данных и доступа к ним.</w:t>
      </w:r>
    </w:p>
    <w:p w14:paraId="07FC318B" w14:textId="77777777" w:rsidR="000969C1" w:rsidRDefault="000969C1" w:rsidP="000969C1">
      <w:pPr>
        <w:pStyle w:val="22"/>
        <w:spacing w:before="0"/>
        <w:ind w:firstLine="709"/>
      </w:pPr>
      <w:r w:rsidRPr="00DF1183">
        <w:rPr>
          <w:b/>
        </w:rPr>
        <w:t>Декомпозиция</w:t>
      </w:r>
      <w:r>
        <w:rPr>
          <w:b/>
        </w:rPr>
        <w:t xml:space="preserve"> </w:t>
      </w:r>
      <w:r w:rsidRPr="00E6299F">
        <w:t>–</w:t>
      </w:r>
      <w:r>
        <w:t xml:space="preserve"> </w:t>
      </w:r>
      <w:r w:rsidRPr="00E6299F">
        <w:t>замена отношения на совокупность отношений такую, что каждое из них есть проекция исходного, и каждый атрибут входит хотя бы в одну из проекций декомпозиции</w:t>
      </w:r>
      <w:r>
        <w:t>.</w:t>
      </w:r>
    </w:p>
    <w:p w14:paraId="710564DB" w14:textId="449F1F4C" w:rsidR="000969C1" w:rsidRDefault="000969C1" w:rsidP="000969C1">
      <w:pPr>
        <w:pStyle w:val="22"/>
        <w:spacing w:before="0"/>
        <w:ind w:firstLine="709"/>
      </w:pPr>
      <w:r w:rsidRPr="005F253F">
        <w:rPr>
          <w:b/>
          <w:bCs/>
        </w:rPr>
        <w:t>Диспетчеризация</w:t>
      </w:r>
      <w:r w:rsidRPr="005F253F">
        <w:t xml:space="preserve"> </w:t>
      </w:r>
      <w:r w:rsidR="00760360" w:rsidRPr="00E6299F">
        <w:t xml:space="preserve">– </w:t>
      </w:r>
      <w:r w:rsidRPr="005F253F">
        <w:t>централизованное планирование, контроль и координация движения грузов и транспортных средств в реальном времени.</w:t>
      </w:r>
    </w:p>
    <w:p w14:paraId="76FB0AB5" w14:textId="7CD3644D" w:rsidR="000969C1" w:rsidRDefault="000969C1" w:rsidP="000969C1">
      <w:pPr>
        <w:rPr>
          <w:b/>
          <w:szCs w:val="28"/>
        </w:rPr>
      </w:pPr>
      <w:r w:rsidRPr="00D113DF">
        <w:rPr>
          <w:b/>
          <w:szCs w:val="28"/>
        </w:rPr>
        <w:t>Документ</w:t>
      </w:r>
      <w:r w:rsidRPr="00D113DF">
        <w:rPr>
          <w:szCs w:val="28"/>
        </w:rPr>
        <w:t xml:space="preserve"> </w:t>
      </w:r>
      <w:r w:rsidR="00760360" w:rsidRPr="00E6299F">
        <w:t xml:space="preserve">– </w:t>
      </w:r>
      <w:r w:rsidRPr="00D113DF">
        <w:rPr>
          <w:szCs w:val="28"/>
        </w:rPr>
        <w:t>зафиксированная на носителе информация с реквизитами, позволяющими ее идентифицировать</w:t>
      </w:r>
      <w:r>
        <w:rPr>
          <w:szCs w:val="28"/>
        </w:rPr>
        <w:t>.</w:t>
      </w:r>
    </w:p>
    <w:p w14:paraId="17D6CA5A" w14:textId="6A7D30B9" w:rsidR="000969C1" w:rsidRDefault="000969C1" w:rsidP="000969C1">
      <w:pPr>
        <w:rPr>
          <w:szCs w:val="28"/>
        </w:rPr>
      </w:pPr>
      <w:r w:rsidRPr="00D113DF">
        <w:rPr>
          <w:b/>
          <w:szCs w:val="28"/>
        </w:rPr>
        <w:t xml:space="preserve">Документооборот </w:t>
      </w:r>
      <w:r w:rsidR="00760360" w:rsidRPr="00E6299F">
        <w:t xml:space="preserve">– </w:t>
      </w:r>
      <w:r w:rsidRPr="00D113DF">
        <w:rPr>
          <w:szCs w:val="28"/>
        </w:rPr>
        <w:t>движение документов в организации с момента их создания или получения до заве</w:t>
      </w:r>
      <w:r>
        <w:rPr>
          <w:szCs w:val="28"/>
        </w:rPr>
        <w:t>ршения исполнения или отправки.</w:t>
      </w:r>
    </w:p>
    <w:p w14:paraId="261D9745" w14:textId="3D90C88F" w:rsidR="000969C1" w:rsidRDefault="000969C1" w:rsidP="000969C1">
      <w:pPr>
        <w:pStyle w:val="22"/>
        <w:spacing w:before="0"/>
        <w:ind w:firstLine="709"/>
      </w:pPr>
      <w:r w:rsidRPr="00B81A31">
        <w:rPr>
          <w:b/>
          <w:bCs/>
        </w:rPr>
        <w:t>Досмотр груза</w:t>
      </w:r>
      <w:r w:rsidRPr="005F253F">
        <w:t xml:space="preserve"> </w:t>
      </w:r>
      <w:r w:rsidR="00760360" w:rsidRPr="00E6299F">
        <w:t xml:space="preserve">– </w:t>
      </w:r>
      <w:r w:rsidRPr="005F253F">
        <w:t>проверка груза инспектором досмотровой службы перед разрешением на перевалку.</w:t>
      </w:r>
    </w:p>
    <w:p w14:paraId="5840EADC" w14:textId="77777777" w:rsidR="000969C1" w:rsidRDefault="000969C1" w:rsidP="000969C1">
      <w:r>
        <w:rPr>
          <w:b/>
        </w:rPr>
        <w:t>ИС</w:t>
      </w:r>
      <w:r>
        <w:t xml:space="preserve"> – информационная система.</w:t>
      </w:r>
    </w:p>
    <w:p w14:paraId="4D7EEDFC" w14:textId="77777777" w:rsidR="000969C1" w:rsidRDefault="000969C1" w:rsidP="000969C1">
      <w:pPr>
        <w:pStyle w:val="22"/>
        <w:spacing w:before="0"/>
        <w:ind w:firstLine="709"/>
      </w:pPr>
      <w:r w:rsidRPr="00DF1183">
        <w:rPr>
          <w:b/>
        </w:rPr>
        <w:t>Ключ</w:t>
      </w:r>
      <w:r w:rsidRPr="00E6299F">
        <w:t xml:space="preserve"> – это минимальный набор атрибутов, по значениям которых можно однозначно найт</w:t>
      </w:r>
      <w:r>
        <w:t>и требуемый экземпляр сущности.</w:t>
      </w:r>
    </w:p>
    <w:p w14:paraId="197CC440" w14:textId="5F8267C0" w:rsidR="000969C1" w:rsidRPr="005F253F" w:rsidRDefault="000969C1" w:rsidP="000969C1">
      <w:pPr>
        <w:pStyle w:val="22"/>
        <w:spacing w:before="0"/>
        <w:ind w:firstLine="709"/>
      </w:pPr>
      <w:r w:rsidRPr="005F253F">
        <w:rPr>
          <w:b/>
          <w:bCs/>
        </w:rPr>
        <w:t>Мультимодальная перевозка</w:t>
      </w:r>
      <w:r>
        <w:t xml:space="preserve"> </w:t>
      </w:r>
      <w:r w:rsidR="00760360" w:rsidRPr="00E6299F">
        <w:t xml:space="preserve">– </w:t>
      </w:r>
      <w:r>
        <w:t>перевозка грузов, осуществляемая разными видами транспорта (по суше, по воде, по воздуху), из-за невозможности осуществления маршрута перевозки одним видом.</w:t>
      </w:r>
    </w:p>
    <w:p w14:paraId="62818DB6" w14:textId="650FDB18" w:rsidR="000969C1" w:rsidRPr="005F253F" w:rsidRDefault="000969C1" w:rsidP="000969C1">
      <w:pPr>
        <w:pStyle w:val="22"/>
        <w:spacing w:before="0"/>
        <w:ind w:firstLine="709"/>
      </w:pPr>
      <w:r w:rsidRPr="005F253F">
        <w:rPr>
          <w:b/>
          <w:bCs/>
        </w:rPr>
        <w:t>Мониторинг груза</w:t>
      </w:r>
      <w:r w:rsidRPr="005F253F">
        <w:t xml:space="preserve"> </w:t>
      </w:r>
      <w:r w:rsidR="00760360" w:rsidRPr="00E6299F">
        <w:t>–</w:t>
      </w:r>
      <w:r w:rsidR="00760360">
        <w:t xml:space="preserve"> </w:t>
      </w:r>
      <w:r w:rsidRPr="005F253F">
        <w:t>отслеживание текущего местоположения и статуса груза на всех этапах перевозки.</w:t>
      </w:r>
    </w:p>
    <w:p w14:paraId="1F265D61" w14:textId="77777777" w:rsidR="000969C1" w:rsidRDefault="000969C1" w:rsidP="000969C1">
      <w:pPr>
        <w:pStyle w:val="22"/>
        <w:spacing w:before="0"/>
        <w:ind w:firstLine="709"/>
      </w:pPr>
      <w:r w:rsidRPr="00DF1183">
        <w:rPr>
          <w:b/>
        </w:rPr>
        <w:t>Нормализация</w:t>
      </w:r>
      <w:r w:rsidRPr="00E6299F">
        <w:t xml:space="preserve">– процесс преобразования отношений базы данных к виду, отвечающему нормальным формам. </w:t>
      </w:r>
    </w:p>
    <w:p w14:paraId="1DD9190C" w14:textId="588A8C3B" w:rsidR="000969C1" w:rsidRPr="00E6299F" w:rsidRDefault="000969C1" w:rsidP="000969C1">
      <w:pPr>
        <w:pStyle w:val="22"/>
        <w:spacing w:before="0"/>
        <w:ind w:firstLine="709"/>
      </w:pPr>
      <w:r w:rsidRPr="005F253F">
        <w:rPr>
          <w:b/>
          <w:bCs/>
        </w:rPr>
        <w:t xml:space="preserve">Пакет </w:t>
      </w:r>
      <w:r w:rsidR="00106DFF">
        <w:rPr>
          <w:b/>
          <w:bCs/>
        </w:rPr>
        <w:t xml:space="preserve">сопроводительных </w:t>
      </w:r>
      <w:r w:rsidRPr="005F253F">
        <w:rPr>
          <w:b/>
          <w:bCs/>
        </w:rPr>
        <w:t>документов</w:t>
      </w:r>
      <w:r w:rsidRPr="005F253F">
        <w:t xml:space="preserve"> (П</w:t>
      </w:r>
      <w:r w:rsidR="00106DFF">
        <w:t>С</w:t>
      </w:r>
      <w:r w:rsidRPr="005F253F">
        <w:t xml:space="preserve">Д) </w:t>
      </w:r>
      <w:r w:rsidR="00760360" w:rsidRPr="00E6299F">
        <w:t xml:space="preserve">– </w:t>
      </w:r>
      <w:r w:rsidRPr="005F253F">
        <w:t xml:space="preserve">комплект сопроводительных документов, сопровождающий груз на всём маршруте (заявка, договор, согласие на перевозку, последовательные </w:t>
      </w:r>
      <w:r>
        <w:t>электронные накладные</w:t>
      </w:r>
      <w:r w:rsidRPr="005F253F">
        <w:t>, акты досмотра).</w:t>
      </w:r>
    </w:p>
    <w:p w14:paraId="2CA2ADCA" w14:textId="64046B65" w:rsidR="000969C1" w:rsidRDefault="000969C1" w:rsidP="000969C1">
      <w:proofErr w:type="spellStart"/>
      <w:r w:rsidRPr="00734DBF">
        <w:rPr>
          <w:b/>
        </w:rPr>
        <w:lastRenderedPageBreak/>
        <w:t>Пр</w:t>
      </w:r>
      <w:r w:rsidR="00106DFF">
        <w:rPr>
          <w:b/>
        </w:rPr>
        <w:t>О</w:t>
      </w:r>
      <w:proofErr w:type="spellEnd"/>
      <w:r>
        <w:t xml:space="preserve"> – предметная область -</w:t>
      </w:r>
      <w:r w:rsidRPr="00DF1183">
        <w:t xml:space="preserve"> </w:t>
      </w:r>
      <w:r w:rsidRPr="00E6299F">
        <w:t>некая именованная совокупность данных, отражающая состояние объектов или явлений в некоторой выбранной предметной области и связи между ними. Она создаётся для хранения данных и доступа к ним.</w:t>
      </w:r>
    </w:p>
    <w:p w14:paraId="77F1DC58" w14:textId="77777777" w:rsidR="000969C1" w:rsidRDefault="000969C1" w:rsidP="000969C1">
      <w:r w:rsidRPr="00734DBF">
        <w:rPr>
          <w:b/>
        </w:rPr>
        <w:t>ПО</w:t>
      </w:r>
      <w:r>
        <w:t xml:space="preserve"> – программное обеспечение.</w:t>
      </w:r>
    </w:p>
    <w:p w14:paraId="149F247E" w14:textId="6ED24C09" w:rsidR="000969C1" w:rsidRPr="00EA15DE" w:rsidRDefault="000969C1" w:rsidP="000969C1">
      <w:pPr>
        <w:pStyle w:val="22"/>
        <w:spacing w:before="0"/>
        <w:ind w:firstLine="709"/>
      </w:pPr>
      <w:r w:rsidRPr="00DF1183">
        <w:rPr>
          <w:b/>
        </w:rPr>
        <w:t>Реляционная БД</w:t>
      </w:r>
      <w:r w:rsidR="00760360">
        <w:rPr>
          <w:b/>
        </w:rPr>
        <w:t xml:space="preserve"> </w:t>
      </w:r>
      <w:r w:rsidRPr="00E6299F">
        <w:t>–</w:t>
      </w:r>
      <w:r w:rsidR="00760360">
        <w:t xml:space="preserve"> </w:t>
      </w:r>
      <w:r w:rsidRPr="00E6299F">
        <w:t>множество взаимосвязанных двумерных таблиц – реляционных таблиц, называемых также отношениями, в каждой из которых содержатся сведения об одной сущности автоматизируемой предм</w:t>
      </w:r>
      <w:r>
        <w:t xml:space="preserve">етной области </w:t>
      </w:r>
      <w:r w:rsidRPr="000102E0">
        <w:rPr>
          <w:vertAlign w:val="superscript"/>
        </w:rPr>
        <w:t>[1]</w:t>
      </w:r>
      <w:r>
        <w:t xml:space="preserve">. </w:t>
      </w:r>
    </w:p>
    <w:p w14:paraId="3847A774" w14:textId="77777777" w:rsidR="000969C1" w:rsidRDefault="000969C1" w:rsidP="000969C1">
      <w:pPr>
        <w:pStyle w:val="22"/>
        <w:spacing w:before="0"/>
        <w:rPr>
          <w:b/>
        </w:rPr>
      </w:pPr>
      <w:r w:rsidRPr="00403DF9">
        <w:rPr>
          <w:b/>
        </w:rPr>
        <w:t>СУБД</w:t>
      </w:r>
      <w:r w:rsidRPr="00403DF9">
        <w:t xml:space="preserve"> -</w:t>
      </w:r>
      <w:r w:rsidRPr="002D28D7">
        <w:t xml:space="preserve"> Система управления</w:t>
      </w:r>
      <w:r>
        <w:t xml:space="preserve"> базами данных </w:t>
      </w:r>
      <w:r w:rsidRPr="00E6299F">
        <w:t xml:space="preserve">– совокупность программных и лингвистических средств общего или специального назначения, обеспечивающих управление созданием и использованием баз </w:t>
      </w:r>
      <w:proofErr w:type="gramStart"/>
      <w:r w:rsidRPr="00E6299F">
        <w:t>данных</w:t>
      </w:r>
      <w:r w:rsidRPr="000102E0">
        <w:rPr>
          <w:vertAlign w:val="superscript"/>
        </w:rPr>
        <w:t>[</w:t>
      </w:r>
      <w:proofErr w:type="gramEnd"/>
      <w:r w:rsidRPr="000102E0">
        <w:rPr>
          <w:vertAlign w:val="superscript"/>
        </w:rPr>
        <w:t>1]</w:t>
      </w:r>
      <w:r w:rsidRPr="00E6299F">
        <w:t>.</w:t>
      </w:r>
      <w:r w:rsidRPr="00EA15DE">
        <w:rPr>
          <w:b/>
        </w:rPr>
        <w:t xml:space="preserve"> </w:t>
      </w:r>
    </w:p>
    <w:p w14:paraId="2FEFD107" w14:textId="77777777" w:rsidR="000969C1" w:rsidRDefault="000969C1" w:rsidP="000969C1">
      <w:pPr>
        <w:pStyle w:val="22"/>
        <w:spacing w:before="0"/>
      </w:pPr>
      <w:r w:rsidRPr="00DF1183">
        <w:rPr>
          <w:b/>
        </w:rPr>
        <w:t>Сущность</w:t>
      </w:r>
      <w:r w:rsidRPr="00E6299F">
        <w:t xml:space="preserve"> – это собирательное понятие (некоторая абстракция реально существующего объекта, процесса или явления</w:t>
      </w:r>
      <w:r>
        <w:t>,</w:t>
      </w:r>
      <w:r w:rsidRPr="00E6299F">
        <w:t xml:space="preserve"> о котором необходимо хран</w:t>
      </w:r>
      <w:r>
        <w:t xml:space="preserve">ить информацию в системе) </w:t>
      </w:r>
      <w:r w:rsidRPr="000102E0">
        <w:rPr>
          <w:vertAlign w:val="superscript"/>
        </w:rPr>
        <w:t>[1]</w:t>
      </w:r>
      <w:r>
        <w:t xml:space="preserve">. </w:t>
      </w:r>
    </w:p>
    <w:p w14:paraId="1E32C2C0" w14:textId="508D1DA9" w:rsidR="000969C1" w:rsidRPr="00E6299F" w:rsidRDefault="000969C1" w:rsidP="000969C1">
      <w:pPr>
        <w:pStyle w:val="22"/>
        <w:spacing w:before="0"/>
        <w:ind w:firstLine="709"/>
      </w:pPr>
      <w:r w:rsidRPr="005F253F">
        <w:rPr>
          <w:b/>
          <w:bCs/>
        </w:rPr>
        <w:t>Точка перевалки</w:t>
      </w:r>
      <w:r w:rsidRPr="005F253F">
        <w:t xml:space="preserve"> (ТП) </w:t>
      </w:r>
      <w:r w:rsidR="00760360" w:rsidRPr="00E6299F">
        <w:t xml:space="preserve">– </w:t>
      </w:r>
      <w:r w:rsidRPr="005F253F">
        <w:t>терминал, где происходит смена вида транспорта и перегрузка груза с одного транспортного средства на другое.</w:t>
      </w:r>
    </w:p>
    <w:p w14:paraId="1C6604FC" w14:textId="0C39A134" w:rsidR="000969C1" w:rsidRPr="00D113DF" w:rsidRDefault="000969C1" w:rsidP="000969C1">
      <w:pPr>
        <w:rPr>
          <w:szCs w:val="28"/>
        </w:rPr>
      </w:pPr>
      <w:r w:rsidRPr="00D113DF">
        <w:rPr>
          <w:b/>
          <w:szCs w:val="28"/>
        </w:rPr>
        <w:t>Электронный документ</w:t>
      </w:r>
      <w:r w:rsidRPr="00D113DF">
        <w:rPr>
          <w:szCs w:val="28"/>
        </w:rPr>
        <w:t xml:space="preserve"> </w:t>
      </w:r>
      <w:r w:rsidR="00760360" w:rsidRPr="00E6299F">
        <w:t xml:space="preserve">– </w:t>
      </w:r>
      <w:r w:rsidRPr="00D113DF">
        <w:rPr>
          <w:szCs w:val="28"/>
        </w:rPr>
        <w:t>документ, информация которого представлена в электронной форме.</w:t>
      </w:r>
    </w:p>
    <w:p w14:paraId="10DA0B18" w14:textId="6FAE7AB9" w:rsidR="000969C1" w:rsidRDefault="000969C1" w:rsidP="000969C1">
      <w:pPr>
        <w:rPr>
          <w:szCs w:val="28"/>
        </w:rPr>
      </w:pPr>
      <w:r w:rsidRPr="00D113DF">
        <w:rPr>
          <w:b/>
          <w:szCs w:val="28"/>
        </w:rPr>
        <w:t>Электронный документооборот</w:t>
      </w:r>
      <w:r w:rsidRPr="00D113DF">
        <w:rPr>
          <w:szCs w:val="28"/>
        </w:rPr>
        <w:t xml:space="preserve"> </w:t>
      </w:r>
      <w:r w:rsidR="00760360" w:rsidRPr="00E6299F">
        <w:t xml:space="preserve">– </w:t>
      </w:r>
      <w:r w:rsidRPr="00D113DF">
        <w:rPr>
          <w:szCs w:val="28"/>
        </w:rPr>
        <w:t>документооборот с использованием автоматизированной информационной системы (системы электронного документооборота).</w:t>
      </w:r>
    </w:p>
    <w:p w14:paraId="17E85F81" w14:textId="0A42A160" w:rsidR="000969C1" w:rsidRPr="005F253F" w:rsidRDefault="000969C1" w:rsidP="000969C1">
      <w:pPr>
        <w:rPr>
          <w:szCs w:val="28"/>
        </w:rPr>
      </w:pPr>
      <w:r w:rsidRPr="005F253F">
        <w:rPr>
          <w:b/>
          <w:bCs/>
          <w:szCs w:val="28"/>
        </w:rPr>
        <w:t>Электронная накладная</w:t>
      </w:r>
      <w:r w:rsidRPr="005F253F">
        <w:rPr>
          <w:szCs w:val="28"/>
        </w:rPr>
        <w:t xml:space="preserve"> (ЭН) </w:t>
      </w:r>
      <w:r w:rsidR="00760360" w:rsidRPr="00E6299F">
        <w:t xml:space="preserve">– </w:t>
      </w:r>
      <w:r w:rsidRPr="005F253F">
        <w:rPr>
          <w:szCs w:val="28"/>
        </w:rPr>
        <w:t>основной перевозочный документ, оформляемый на каждом этапе мультимодальной перевозки и фиксирующий смену транспортного средства.</w:t>
      </w:r>
    </w:p>
    <w:p w14:paraId="48A48BCA" w14:textId="77777777" w:rsidR="000969C1" w:rsidRPr="00E6299F" w:rsidRDefault="000969C1" w:rsidP="000969C1">
      <w:pPr>
        <w:pStyle w:val="22"/>
        <w:spacing w:before="0"/>
        <w:ind w:firstLine="709"/>
      </w:pPr>
      <w:r w:rsidRPr="00DF1183">
        <w:rPr>
          <w:b/>
        </w:rPr>
        <w:t>ER-модель</w:t>
      </w:r>
      <w:r w:rsidRPr="00E6299F">
        <w:t xml:space="preserve"> (англ.</w:t>
      </w:r>
      <w:r>
        <w:t xml:space="preserve"> </w:t>
      </w:r>
      <w:proofErr w:type="spellStart"/>
      <w:r w:rsidRPr="00E6299F">
        <w:t>entity-relationship</w:t>
      </w:r>
      <w:proofErr w:type="spellEnd"/>
      <w:r w:rsidRPr="00E6299F">
        <w:t xml:space="preserve"> </w:t>
      </w:r>
      <w:proofErr w:type="spellStart"/>
      <w:r w:rsidRPr="00E6299F">
        <w:t>model</w:t>
      </w:r>
      <w:proofErr w:type="spellEnd"/>
      <w:r w:rsidRPr="00E6299F">
        <w:t>) – модель данных, позволяющая описывать концептуальные схемы предметной области. С её помощью можно выделить ключевые сущности и обозначить связи, которые могут устанавлив</w:t>
      </w:r>
      <w:r>
        <w:t>аться между этими сущностями</w:t>
      </w:r>
      <w:r w:rsidRPr="00E6299F">
        <w:t xml:space="preserve">. </w:t>
      </w:r>
    </w:p>
    <w:p w14:paraId="6B939980" w14:textId="77777777" w:rsidR="000969C1" w:rsidRPr="00EF6848" w:rsidRDefault="000969C1" w:rsidP="000969C1">
      <w:pPr>
        <w:pStyle w:val="22"/>
        <w:spacing w:before="0"/>
      </w:pPr>
      <w:r w:rsidRPr="00734DBF">
        <w:rPr>
          <w:b/>
          <w:lang w:val="en-US"/>
        </w:rPr>
        <w:t>UML</w:t>
      </w:r>
      <w:r w:rsidRPr="00EB0792">
        <w:t xml:space="preserve"> </w:t>
      </w:r>
      <w:r>
        <w:t xml:space="preserve">– </w:t>
      </w:r>
      <w:r w:rsidRPr="00EB0792">
        <w:t>унифицированный язык моделирования (</w:t>
      </w:r>
      <w:r w:rsidRPr="00EB0792">
        <w:rPr>
          <w:lang w:val="en-US"/>
        </w:rPr>
        <w:t>Unified</w:t>
      </w:r>
      <w:r w:rsidRPr="00EB0792">
        <w:t xml:space="preserve"> </w:t>
      </w:r>
      <w:r w:rsidRPr="00EB0792">
        <w:rPr>
          <w:lang w:val="en-US"/>
        </w:rPr>
        <w:t>Modeling</w:t>
      </w:r>
      <w:r w:rsidRPr="00EB0792">
        <w:t xml:space="preserve"> </w:t>
      </w:r>
      <w:r w:rsidRPr="00EB0792">
        <w:rPr>
          <w:lang w:val="en-US"/>
        </w:rPr>
        <w:t>Language</w:t>
      </w:r>
      <w:r w:rsidRPr="00EB0792">
        <w:t>)</w:t>
      </w:r>
      <w:r>
        <w:t>.</w:t>
      </w:r>
    </w:p>
    <w:p w14:paraId="1874AA87" w14:textId="77777777" w:rsidR="000969C1" w:rsidRPr="009123B1" w:rsidRDefault="000969C1" w:rsidP="000969C1">
      <w:pPr>
        <w:pStyle w:val="a8"/>
      </w:pPr>
      <w:r>
        <w:br w:type="page"/>
      </w:r>
      <w:bookmarkStart w:id="6" w:name="_Toc192444966"/>
      <w:bookmarkStart w:id="7" w:name="_Toc231989421"/>
      <w:r w:rsidRPr="009123B1">
        <w:lastRenderedPageBreak/>
        <w:t>ВВЕДЕНИЕ</w:t>
      </w:r>
      <w:bookmarkEnd w:id="6"/>
      <w:bookmarkEnd w:id="7"/>
    </w:p>
    <w:p w14:paraId="4EBECD97" w14:textId="77777777" w:rsidR="000969C1" w:rsidRPr="00D8647E" w:rsidRDefault="000969C1" w:rsidP="000969C1">
      <w:pPr>
        <w:rPr>
          <w:szCs w:val="28"/>
        </w:rPr>
      </w:pPr>
      <w:r w:rsidRPr="00727535">
        <w:rPr>
          <w:szCs w:val="28"/>
        </w:rPr>
        <w:t xml:space="preserve">Мультимодальные перевозки являются ключевым элементом современной логистики, так как ни один вид транспорта не способен обеспечить сквозную доставку груза на всем маршруте из-за географических, инфраструктурных и экономических ограничений. </w:t>
      </w:r>
      <w:r>
        <w:rPr>
          <w:szCs w:val="28"/>
        </w:rPr>
        <w:t>Важнейшим</w:t>
      </w:r>
      <w:r w:rsidRPr="00727535">
        <w:rPr>
          <w:szCs w:val="28"/>
        </w:rPr>
        <w:t xml:space="preserve"> звеном такой цепи выступают узлы перевалки, где происходит смена вида транспорта (суша, море, железная дорога, авиа) и перегрузка грузовой единицы. Именно на этих этапах возникают основные риски: задержки, потеря сопроводительной документации, нарушение графика и отсутствие контроля за состоянием груза. Автоматизация мониторинга и диспетчеризации в точках перевалки позволяет исключить человеческий фактор, гарантировать соблюдение процедур досмотра, оперативно информировать участников цепи и формировать историю перемещения. Внедрение специализированной базы данных делает процесс результативным, сокращает время простоя транспорта и повышает надежность логистических операций.</w:t>
      </w:r>
      <w:r>
        <w:rPr>
          <w:szCs w:val="28"/>
        </w:rPr>
        <w:t xml:space="preserve"> </w:t>
      </w:r>
      <w:r w:rsidRPr="00A73FDA">
        <w:rPr>
          <w:szCs w:val="28"/>
        </w:rPr>
        <w:t>Решение данной задачи, позволит получить следующие преимущества:</w:t>
      </w:r>
    </w:p>
    <w:p w14:paraId="08E1FDD0" w14:textId="58BB9ED9" w:rsidR="000969C1" w:rsidRPr="00D8647E" w:rsidRDefault="000969C1" w:rsidP="000969C1">
      <w:pPr>
        <w:widowControl w:val="0"/>
        <w:numPr>
          <w:ilvl w:val="0"/>
          <w:numId w:val="1"/>
        </w:numPr>
        <w:ind w:left="0" w:firstLine="709"/>
        <w:rPr>
          <w:szCs w:val="28"/>
        </w:rPr>
      </w:pPr>
      <w:r w:rsidRPr="00D8647E">
        <w:rPr>
          <w:szCs w:val="28"/>
        </w:rPr>
        <w:t>Сокра</w:t>
      </w:r>
      <w:r>
        <w:rPr>
          <w:szCs w:val="28"/>
        </w:rPr>
        <w:t>щение</w:t>
      </w:r>
      <w:r w:rsidRPr="00D8647E">
        <w:rPr>
          <w:szCs w:val="28"/>
        </w:rPr>
        <w:t xml:space="preserve"> врем</w:t>
      </w:r>
      <w:r>
        <w:rPr>
          <w:szCs w:val="28"/>
        </w:rPr>
        <w:t>ени</w:t>
      </w:r>
      <w:r w:rsidRPr="00D8647E">
        <w:rPr>
          <w:szCs w:val="28"/>
        </w:rPr>
        <w:t xml:space="preserve"> оформления груза в точках перевал</w:t>
      </w:r>
      <w:r w:rsidR="00106DFF">
        <w:rPr>
          <w:szCs w:val="28"/>
        </w:rPr>
        <w:t>ки</w:t>
      </w:r>
      <w:r w:rsidRPr="00D8647E">
        <w:rPr>
          <w:szCs w:val="28"/>
        </w:rPr>
        <w:t>;</w:t>
      </w:r>
    </w:p>
    <w:p w14:paraId="60D2D3E0" w14:textId="77777777" w:rsidR="000969C1" w:rsidRPr="00D8647E" w:rsidRDefault="000969C1" w:rsidP="000969C1">
      <w:pPr>
        <w:widowControl w:val="0"/>
        <w:numPr>
          <w:ilvl w:val="0"/>
          <w:numId w:val="1"/>
        </w:numPr>
        <w:ind w:left="0" w:firstLine="709"/>
        <w:rPr>
          <w:szCs w:val="28"/>
        </w:rPr>
      </w:pPr>
      <w:r w:rsidRPr="00D8647E">
        <w:rPr>
          <w:szCs w:val="28"/>
        </w:rPr>
        <w:t>Автоматическ</w:t>
      </w:r>
      <w:r>
        <w:rPr>
          <w:szCs w:val="28"/>
        </w:rPr>
        <w:t>ое</w:t>
      </w:r>
      <w:r w:rsidRPr="00D8647E">
        <w:rPr>
          <w:szCs w:val="28"/>
        </w:rPr>
        <w:t xml:space="preserve"> информиро</w:t>
      </w:r>
      <w:r>
        <w:rPr>
          <w:szCs w:val="28"/>
        </w:rPr>
        <w:t>вание</w:t>
      </w:r>
      <w:r w:rsidRPr="00D8647E">
        <w:rPr>
          <w:szCs w:val="28"/>
        </w:rPr>
        <w:t xml:space="preserve"> всех агентов о смене статуса груза;</w:t>
      </w:r>
    </w:p>
    <w:p w14:paraId="131724E0" w14:textId="77777777" w:rsidR="000969C1" w:rsidRPr="00D8647E" w:rsidRDefault="000969C1" w:rsidP="000969C1">
      <w:pPr>
        <w:widowControl w:val="0"/>
        <w:numPr>
          <w:ilvl w:val="0"/>
          <w:numId w:val="1"/>
        </w:numPr>
        <w:ind w:left="0" w:firstLine="709"/>
        <w:rPr>
          <w:szCs w:val="28"/>
        </w:rPr>
      </w:pPr>
      <w:r w:rsidRPr="00D8647E">
        <w:rPr>
          <w:szCs w:val="28"/>
        </w:rPr>
        <w:t>Контролиро</w:t>
      </w:r>
      <w:r>
        <w:rPr>
          <w:szCs w:val="28"/>
        </w:rPr>
        <w:t>вание</w:t>
      </w:r>
      <w:r w:rsidRPr="00D8647E">
        <w:rPr>
          <w:szCs w:val="28"/>
        </w:rPr>
        <w:t xml:space="preserve"> обязательнос</w:t>
      </w:r>
      <w:r>
        <w:rPr>
          <w:szCs w:val="28"/>
        </w:rPr>
        <w:t>ти</w:t>
      </w:r>
      <w:r w:rsidRPr="00D8647E">
        <w:rPr>
          <w:szCs w:val="28"/>
        </w:rPr>
        <w:t xml:space="preserve"> прохождения досмотра перед перегрузкой;</w:t>
      </w:r>
    </w:p>
    <w:p w14:paraId="456BB288" w14:textId="77777777" w:rsidR="008C07FA" w:rsidRDefault="000969C1" w:rsidP="008C07FA">
      <w:pPr>
        <w:widowControl w:val="0"/>
        <w:numPr>
          <w:ilvl w:val="0"/>
          <w:numId w:val="1"/>
        </w:numPr>
        <w:ind w:left="0" w:firstLine="709"/>
        <w:rPr>
          <w:szCs w:val="28"/>
        </w:rPr>
      </w:pPr>
      <w:r w:rsidRPr="00D8647E">
        <w:rPr>
          <w:szCs w:val="28"/>
        </w:rPr>
        <w:t>Обеспеч</w:t>
      </w:r>
      <w:r>
        <w:rPr>
          <w:szCs w:val="28"/>
        </w:rPr>
        <w:t>ение</w:t>
      </w:r>
      <w:r w:rsidRPr="00D8647E">
        <w:rPr>
          <w:szCs w:val="28"/>
        </w:rPr>
        <w:t xml:space="preserve"> разграничен</w:t>
      </w:r>
      <w:r>
        <w:rPr>
          <w:szCs w:val="28"/>
        </w:rPr>
        <w:t>ия</w:t>
      </w:r>
      <w:r w:rsidRPr="00D8647E">
        <w:rPr>
          <w:szCs w:val="28"/>
        </w:rPr>
        <w:t xml:space="preserve"> доступа к конфиденциальным договорам;</w:t>
      </w:r>
    </w:p>
    <w:p w14:paraId="3B3B4779" w14:textId="2F8D0192" w:rsidR="008C07FA" w:rsidRDefault="000969C1" w:rsidP="008C07FA">
      <w:pPr>
        <w:widowControl w:val="0"/>
        <w:numPr>
          <w:ilvl w:val="0"/>
          <w:numId w:val="1"/>
        </w:numPr>
        <w:ind w:left="0" w:firstLine="709"/>
        <w:rPr>
          <w:szCs w:val="28"/>
        </w:rPr>
      </w:pPr>
      <w:r w:rsidRPr="008C07FA">
        <w:rPr>
          <w:szCs w:val="28"/>
        </w:rPr>
        <w:t>Предоставление клиентам возможности отслеживать груз в реальном времени.</w:t>
      </w:r>
    </w:p>
    <w:p w14:paraId="4F82054C" w14:textId="77777777" w:rsidR="008C07FA" w:rsidRDefault="008C07FA">
      <w:pPr>
        <w:spacing w:after="160" w:line="259" w:lineRule="auto"/>
        <w:ind w:firstLine="0"/>
        <w:jc w:val="left"/>
        <w:rPr>
          <w:szCs w:val="28"/>
        </w:rPr>
      </w:pPr>
      <w:r>
        <w:rPr>
          <w:szCs w:val="28"/>
        </w:rPr>
        <w:br w:type="page"/>
      </w:r>
    </w:p>
    <w:p w14:paraId="05C1DBE2" w14:textId="747CC9C8" w:rsidR="008C07FA" w:rsidRDefault="00914E1B" w:rsidP="00914E1B">
      <w:pPr>
        <w:pStyle w:val="10"/>
        <w:spacing w:before="0"/>
        <w:ind w:left="709" w:firstLine="0"/>
        <w:jc w:val="left"/>
        <w:rPr>
          <w:rFonts w:ascii="Times New Roman" w:hAnsi="Times New Roman" w:cs="Times New Roman"/>
          <w:b/>
          <w:bCs/>
          <w:color w:val="000000" w:themeColor="text1"/>
          <w:sz w:val="28"/>
          <w:szCs w:val="28"/>
        </w:rPr>
      </w:pPr>
      <w:bookmarkStart w:id="8" w:name="_Toc192444967"/>
      <w:bookmarkStart w:id="9" w:name="_Toc231989422"/>
      <w:r>
        <w:rPr>
          <w:rFonts w:ascii="Times New Roman" w:hAnsi="Times New Roman" w:cs="Times New Roman"/>
          <w:b/>
          <w:bCs/>
          <w:color w:val="000000" w:themeColor="text1"/>
          <w:sz w:val="28"/>
          <w:szCs w:val="28"/>
        </w:rPr>
        <w:lastRenderedPageBreak/>
        <w:t xml:space="preserve">1 </w:t>
      </w:r>
      <w:r w:rsidR="008C07FA" w:rsidRPr="008C07FA">
        <w:rPr>
          <w:rFonts w:ascii="Times New Roman" w:hAnsi="Times New Roman" w:cs="Times New Roman"/>
          <w:b/>
          <w:bCs/>
          <w:color w:val="000000" w:themeColor="text1"/>
          <w:sz w:val="28"/>
          <w:szCs w:val="28"/>
        </w:rPr>
        <w:t>Описание предметной области</w:t>
      </w:r>
      <w:bookmarkStart w:id="10" w:name="_Toc192444968"/>
      <w:bookmarkEnd w:id="8"/>
      <w:bookmarkEnd w:id="9"/>
    </w:p>
    <w:p w14:paraId="3042D4A7" w14:textId="1BE79374" w:rsidR="008C07FA" w:rsidRPr="008C07FA" w:rsidRDefault="00914E1B" w:rsidP="00914E1B">
      <w:pPr>
        <w:pStyle w:val="20"/>
        <w:rPr>
          <w:rFonts w:ascii="Times New Roman" w:hAnsi="Times New Roman" w:cs="Times New Roman"/>
          <w:b/>
          <w:bCs/>
          <w:color w:val="000000" w:themeColor="text1"/>
          <w:sz w:val="28"/>
          <w:szCs w:val="28"/>
        </w:rPr>
      </w:pPr>
      <w:bookmarkStart w:id="11" w:name="_Toc231989423"/>
      <w:r>
        <w:rPr>
          <w:rFonts w:ascii="Times New Roman" w:hAnsi="Times New Roman" w:cs="Times New Roman"/>
          <w:color w:val="000000" w:themeColor="text1"/>
          <w:sz w:val="28"/>
          <w:szCs w:val="28"/>
        </w:rPr>
        <w:t>1.</w:t>
      </w:r>
      <w:r w:rsidR="00B3706B">
        <w:rPr>
          <w:rFonts w:ascii="Times New Roman" w:hAnsi="Times New Roman" w:cs="Times New Roman"/>
          <w:color w:val="000000" w:themeColor="text1"/>
          <w:sz w:val="28"/>
          <w:szCs w:val="28"/>
        </w:rPr>
        <w:t>1</w:t>
      </w:r>
      <w:r>
        <w:rPr>
          <w:rFonts w:ascii="Times New Roman" w:hAnsi="Times New Roman" w:cs="Times New Roman"/>
          <w:color w:val="000000" w:themeColor="text1"/>
          <w:sz w:val="28"/>
          <w:szCs w:val="28"/>
        </w:rPr>
        <w:t xml:space="preserve"> </w:t>
      </w:r>
      <w:r w:rsidR="008C07FA" w:rsidRPr="008C07FA">
        <w:rPr>
          <w:rFonts w:ascii="Times New Roman" w:hAnsi="Times New Roman" w:cs="Times New Roman"/>
          <w:color w:val="000000" w:themeColor="text1"/>
          <w:sz w:val="28"/>
          <w:szCs w:val="28"/>
        </w:rPr>
        <w:t>Организационная структура предприятия</w:t>
      </w:r>
      <w:bookmarkEnd w:id="10"/>
      <w:bookmarkEnd w:id="11"/>
    </w:p>
    <w:p w14:paraId="0EE4C8B6" w14:textId="77777777" w:rsidR="008C07FA" w:rsidRPr="00112E42" w:rsidRDefault="008C07FA" w:rsidP="008C07FA">
      <w:pPr>
        <w:spacing w:after="240"/>
        <w:rPr>
          <w:szCs w:val="28"/>
        </w:rPr>
      </w:pPr>
      <w:bookmarkStart w:id="12" w:name="_Hlk229927690"/>
      <w:r w:rsidRPr="00112E42">
        <w:rPr>
          <w:szCs w:val="28"/>
        </w:rPr>
        <w:t xml:space="preserve">Организационная структура предприятия представлена на рисунке 1. </w:t>
      </w:r>
    </w:p>
    <w:p w14:paraId="79F4B0E0" w14:textId="77777777" w:rsidR="008C07FA" w:rsidRDefault="008C07FA" w:rsidP="008C07FA">
      <w:pPr>
        <w:keepNext/>
        <w:ind w:left="284" w:hanging="284"/>
        <w:jc w:val="center"/>
      </w:pPr>
      <w:r w:rsidRPr="009B324D">
        <w:rPr>
          <w:noProof/>
        </w:rPr>
        <w:drawing>
          <wp:inline distT="0" distB="0" distL="0" distR="0" wp14:anchorId="597232CD" wp14:editId="0D13D245">
            <wp:extent cx="6285865" cy="483933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85865" cy="4839335"/>
                    </a:xfrm>
                    <a:prstGeom prst="rect">
                      <a:avLst/>
                    </a:prstGeom>
                  </pic:spPr>
                </pic:pic>
              </a:graphicData>
            </a:graphic>
          </wp:inline>
        </w:drawing>
      </w:r>
    </w:p>
    <w:p w14:paraId="3B327B82" w14:textId="2378838B" w:rsidR="008C07FA" w:rsidRPr="009A559D" w:rsidRDefault="008C07FA" w:rsidP="008C07FA">
      <w:pPr>
        <w:pStyle w:val="afe"/>
        <w:spacing w:after="0"/>
        <w:jc w:val="center"/>
        <w:rPr>
          <w:b w:val="0"/>
          <w:szCs w:val="28"/>
        </w:rPr>
      </w:pPr>
      <w:r w:rsidRPr="009A559D">
        <w:rPr>
          <w:b w:val="0"/>
        </w:rPr>
        <w:t xml:space="preserve">Рисунок </w:t>
      </w:r>
      <w:r w:rsidRPr="009A559D">
        <w:rPr>
          <w:b w:val="0"/>
        </w:rPr>
        <w:fldChar w:fldCharType="begin"/>
      </w:r>
      <w:r w:rsidRPr="009A559D">
        <w:rPr>
          <w:b w:val="0"/>
        </w:rPr>
        <w:instrText xml:space="preserve"> SEQ Рисунок \* ARABIC </w:instrText>
      </w:r>
      <w:r w:rsidRPr="009A559D">
        <w:rPr>
          <w:b w:val="0"/>
        </w:rPr>
        <w:fldChar w:fldCharType="separate"/>
      </w:r>
      <w:r w:rsidR="008E6EBC">
        <w:rPr>
          <w:b w:val="0"/>
          <w:noProof/>
        </w:rPr>
        <w:t>1</w:t>
      </w:r>
      <w:r w:rsidRPr="009A559D">
        <w:rPr>
          <w:b w:val="0"/>
          <w:noProof/>
        </w:rPr>
        <w:fldChar w:fldCharType="end"/>
      </w:r>
      <w:r w:rsidRPr="009A559D">
        <w:rPr>
          <w:b w:val="0"/>
        </w:rPr>
        <w:t xml:space="preserve"> - </w:t>
      </w:r>
      <w:r w:rsidRPr="004A2D37">
        <w:rPr>
          <w:b w:val="0"/>
        </w:rPr>
        <w:t>Структурная схема организации мультимодальных грузоперевозок</w:t>
      </w:r>
    </w:p>
    <w:p w14:paraId="1AB90711" w14:textId="77777777" w:rsidR="008C07FA" w:rsidRPr="00A12EFD" w:rsidRDefault="008C07FA" w:rsidP="008C07FA">
      <w:pPr>
        <w:rPr>
          <w:szCs w:val="28"/>
        </w:rPr>
      </w:pPr>
      <w:r w:rsidRPr="00A12EFD">
        <w:rPr>
          <w:szCs w:val="28"/>
        </w:rPr>
        <w:t>Имеется сеть точек перевалки грузов. Сообщение между точками и центральным диспетчерским пунктом осуществляется в режиме реального времени через единую информационную систему.</w:t>
      </w:r>
    </w:p>
    <w:p w14:paraId="4750CCAD" w14:textId="77777777" w:rsidR="008C07FA" w:rsidRPr="00A12EFD" w:rsidRDefault="008C07FA" w:rsidP="008C07FA">
      <w:pPr>
        <w:rPr>
          <w:szCs w:val="28"/>
        </w:rPr>
      </w:pPr>
      <w:r w:rsidRPr="00A12EFD">
        <w:rPr>
          <w:szCs w:val="28"/>
        </w:rPr>
        <w:t>Во главе сети стоит центральный диспетчерский пункт (ЦД</w:t>
      </w:r>
      <w:r>
        <w:rPr>
          <w:szCs w:val="28"/>
        </w:rPr>
        <w:t>П</w:t>
      </w:r>
      <w:r w:rsidRPr="00A12EFD">
        <w:rPr>
          <w:szCs w:val="28"/>
        </w:rPr>
        <w:t>), у которого в непосредственном подчинении находятся агенты на терминалах перевалки. Агент на точке перевалки работает в специализированной информационной системе. Информация о каждой операции с грузом прибытие, досмотр, перевалка, отправка заносится в систему на рабочем месте.</w:t>
      </w:r>
    </w:p>
    <w:p w14:paraId="01C8D6DA" w14:textId="77777777" w:rsidR="008C07FA" w:rsidRPr="00A12EFD" w:rsidRDefault="008C07FA" w:rsidP="008C07FA">
      <w:pPr>
        <w:rPr>
          <w:szCs w:val="28"/>
        </w:rPr>
      </w:pPr>
      <w:r w:rsidRPr="00A12EFD">
        <w:rPr>
          <w:szCs w:val="28"/>
        </w:rPr>
        <w:lastRenderedPageBreak/>
        <w:t>Заказчик (грузоотправитель) может оформить заказ на мультимодальную перевозку посредством электронной заявки. На основе заявки заключается договор перевозки, который может иметь статус «конфиденциальный» или «открытый». На территории терминала перевалки также могут находиться терминалы для поиска информации о грузах.</w:t>
      </w:r>
    </w:p>
    <w:p w14:paraId="10E7200C" w14:textId="3355EFF1" w:rsidR="008C07FA" w:rsidRDefault="008C07FA" w:rsidP="008C07FA">
      <w:pPr>
        <w:rPr>
          <w:szCs w:val="28"/>
        </w:rPr>
      </w:pPr>
      <w:r w:rsidRPr="00A12EFD">
        <w:rPr>
          <w:szCs w:val="28"/>
        </w:rPr>
        <w:t>Основными задачами точек перевалки являются: приём груза, проведение досмотра, оформление новой электронной накладной с указанием того, какой груз был ввезён, а также перегрузка груза только после успешного прохождения досмотра.</w:t>
      </w:r>
    </w:p>
    <w:p w14:paraId="02E2CBBE" w14:textId="5A211EC6" w:rsidR="006F0CB3" w:rsidRDefault="006F0CB3" w:rsidP="008C07FA">
      <w:pPr>
        <w:rPr>
          <w:szCs w:val="28"/>
        </w:rPr>
      </w:pPr>
      <w:r>
        <w:rPr>
          <w:szCs w:val="28"/>
        </w:rPr>
        <w:t xml:space="preserve">1.2 Процессы предметной области </w:t>
      </w:r>
    </w:p>
    <w:p w14:paraId="5E29C001" w14:textId="64F30727" w:rsidR="008C07FA" w:rsidRDefault="00914E1B" w:rsidP="008C07FA">
      <w:bookmarkStart w:id="13" w:name="_Toc192444969"/>
      <w:bookmarkEnd w:id="12"/>
      <w:r>
        <w:rPr>
          <w:color w:val="000000" w:themeColor="text1"/>
          <w:szCs w:val="28"/>
        </w:rPr>
        <w:t xml:space="preserve"> </w:t>
      </w:r>
      <w:bookmarkStart w:id="14" w:name="_Hlk229927764"/>
      <w:bookmarkEnd w:id="13"/>
      <w:r w:rsidR="008C07FA">
        <w:t xml:space="preserve">Основным бизнес-процессом рассматриваемой предметной области выступает учёт и диспетчеризация движения грузов при мультимодальных перевозках, ключевой особенностью которых является необходимость смены видов транспорта в специализированных узлах перевалки. </w:t>
      </w:r>
    </w:p>
    <w:p w14:paraId="02B7BC63" w14:textId="77777777" w:rsidR="008C07FA" w:rsidRDefault="008C07FA" w:rsidP="008C07FA">
      <w:r>
        <w:t>Деятельность начинается с формирования первичной документации: грузоотправитель подаёт электронную заявку через центральный диспетчерский пункт, на основании которой в базе данных создаётся запись о грузе с присвоением уникального идентификатора. Логист выстраивает оптимальный маршрут для перевозки груза и передает указания диспетчеру. Диспетчер формирует договор перевозки, присваивая ему статус открытого или конфиденциального, и выдаёт электронное согласие на перевозку. Указанные документы автоматически связываются с идентификатором груза, образуя исходный пакет сопроводительных документов, который размещается в центральном хранилище и становится доступным для синхронизации со всеми узлами маршрута.</w:t>
      </w:r>
    </w:p>
    <w:p w14:paraId="5DC2C328" w14:textId="77777777" w:rsidR="008C07FA" w:rsidRDefault="008C07FA" w:rsidP="008C07FA">
      <w:r>
        <w:t xml:space="preserve">При поступлении грузовой единицы в узел перевалки агент терминала осуществляет сканирование штрих-кода, после чего система автоматически загружает актуальную версию пакета сопроводительных документов из центрального сервера в локальное хранилище рабочего места. На этом этапе производится сверка физических параметров груза с данными, зафиксированными в предыдущей электронной накладной, а система переводит груз в статус ожидания прохождения досмотра. Данная процедура обеспечивает точность учёта и </w:t>
      </w:r>
      <w:r>
        <w:lastRenderedPageBreak/>
        <w:t>предотвращает расхождения между фактически поступившим грузом и документально зафиксированной информацией.</w:t>
      </w:r>
    </w:p>
    <w:p w14:paraId="13C5C149" w14:textId="77777777" w:rsidR="008C07FA" w:rsidRDefault="008C07FA" w:rsidP="008C07FA">
      <w:r>
        <w:t>Контрольный досмотр выполняется инспектором досмотровой службы, который вносит результаты проверки в систему с рабочего места агента. В базе данных создаётся запись в таблице акта досмотра с привязкой к текущему этапу перевозки. Программная логика системы настроена таким образом, что переход к этапу перегрузки разрешается исключительно при значении статуса успешного прохождения досмотра. В случае выявления нарушений или несоответствий система блокирует дальнейшие операции с грузом и автоматически направляет оповещение в центральный диспетчерский пункт для принятия управленческого решения.</w:t>
      </w:r>
    </w:p>
    <w:p w14:paraId="2494B948" w14:textId="780849BF" w:rsidR="008C07FA" w:rsidRDefault="008C07FA" w:rsidP="008C07FA">
      <w:r>
        <w:t>При успешном прохождении досмотра агент формирует новую электронную накладную, которая фиксирует факт смены вида транспорта и является центральным документом данного этапа. В ней отражаются данные о ввезённом грузе, наследуемые из предыдущей накладной, идентификатор узла перевалки, временные метки прибытия и планируемой отправки</w:t>
      </w:r>
      <w:r w:rsidR="00E45951">
        <w:t xml:space="preserve">. </w:t>
      </w:r>
      <w:r>
        <w:t>Сформированный документ автоматически включается в пакет сопроводительных документов, предыдущая накладная переводится в архивный статус, а обновлённый комплект синхронизируется с центральной базой данных. Такой подход обеспечивает последовательное пополнение пакета этапами перевозки и формирование полной истории перемещения груза.</w:t>
      </w:r>
    </w:p>
    <w:p w14:paraId="4B64EEB8" w14:textId="77777777" w:rsidR="006A03E1" w:rsidRDefault="008C07FA" w:rsidP="008C07FA">
      <w:r>
        <w:t>Завершающей фазой процесса является автоматическое информирование участников цепи: система генерирует электронные уведомления для агентов следующей точки перевалки и грузополучателя, содержащие сведения о составе пакета документов, планируемом времени прибытия и статусе досмотра.</w:t>
      </w:r>
    </w:p>
    <w:p w14:paraId="7894B5A0" w14:textId="13D77309" w:rsidR="008C07FA" w:rsidRDefault="008C07FA" w:rsidP="008C07FA">
      <w:r>
        <w:t xml:space="preserve">Мониторинг местоположения груза осуществляется в реальном времени на основании данных о последней подтверждённой точке перевалки и временных меток, зафиксированных в таблице электронных накладных. Центральный диспетчерский пункт имеет доступ к полной цепочке этапов, что позволяет формировать отчёты о соблюдении графика, контролировать простои и управлять доступом к информации по конфиденциальным договорам. Вся деятельность </w:t>
      </w:r>
      <w:r>
        <w:lastRenderedPageBreak/>
        <w:t>персонала строго регламентирована: диспетчер центрального пункта оперирует заявками, договорами и согласиями, агент на точке перевалки работает с предыдущими и новыми электронными накладными, а инспектор досмотровой службы отвечает исключительно за фиксацию результатов проверки в акте досмотра, что обеспечивает безопасность документооборота на всех участках мультимодального маршрута.</w:t>
      </w:r>
    </w:p>
    <w:p w14:paraId="7C08BD59" w14:textId="77777777" w:rsidR="008C07FA" w:rsidRDefault="008C07FA" w:rsidP="008C07FA">
      <w:r>
        <w:t>В таблице 1 представлена группировка основных знаний предметной области «База данных мониторинга и диспетчеризации движения транспорта».</w:t>
      </w:r>
    </w:p>
    <w:p w14:paraId="7654F3D8" w14:textId="6A31B2BD" w:rsidR="008C07FA" w:rsidRPr="00346FB3" w:rsidRDefault="008C07FA" w:rsidP="008C07FA">
      <w:r w:rsidRPr="002C16B9">
        <w:rPr>
          <w:szCs w:val="28"/>
        </w:rPr>
        <w:t xml:space="preserve">Таблица </w:t>
      </w:r>
      <w:r w:rsidRPr="002C16B9">
        <w:rPr>
          <w:b/>
          <w:szCs w:val="28"/>
        </w:rPr>
        <w:fldChar w:fldCharType="begin"/>
      </w:r>
      <w:r w:rsidRPr="002C16B9">
        <w:rPr>
          <w:szCs w:val="28"/>
        </w:rPr>
        <w:instrText xml:space="preserve"> SEQ Таблица \* ARABIC </w:instrText>
      </w:r>
      <w:r w:rsidRPr="002C16B9">
        <w:rPr>
          <w:b/>
          <w:szCs w:val="28"/>
        </w:rPr>
        <w:fldChar w:fldCharType="separate"/>
      </w:r>
      <w:r w:rsidR="008E6EBC">
        <w:rPr>
          <w:noProof/>
          <w:szCs w:val="28"/>
        </w:rPr>
        <w:t>1</w:t>
      </w:r>
      <w:r w:rsidRPr="002C16B9">
        <w:rPr>
          <w:b/>
          <w:szCs w:val="28"/>
        </w:rPr>
        <w:fldChar w:fldCharType="end"/>
      </w:r>
      <w:r w:rsidRPr="002C16B9">
        <w:rPr>
          <w:szCs w:val="28"/>
        </w:rPr>
        <w:t xml:space="preserve"> </w:t>
      </w:r>
      <w:r w:rsidRPr="00070983">
        <w:rPr>
          <w:szCs w:val="28"/>
        </w:rPr>
        <w:t xml:space="preserve"> – </w:t>
      </w:r>
      <w:r w:rsidRPr="002C16B9">
        <w:rPr>
          <w:szCs w:val="28"/>
        </w:rPr>
        <w:t xml:space="preserve"> Основные знания о предметной области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946"/>
      </w:tblGrid>
      <w:tr w:rsidR="008C07FA" w:rsidRPr="00E35439" w14:paraId="032CAB69" w14:textId="77777777" w:rsidTr="008053E3">
        <w:tc>
          <w:tcPr>
            <w:tcW w:w="2410" w:type="dxa"/>
            <w:shd w:val="clear" w:color="auto" w:fill="auto"/>
          </w:tcPr>
          <w:p w14:paraId="341B90B1" w14:textId="77777777" w:rsidR="008C07FA" w:rsidRPr="00B135F2" w:rsidRDefault="008C07FA" w:rsidP="008053E3">
            <w:pPr>
              <w:widowControl w:val="0"/>
              <w:spacing w:line="240" w:lineRule="atLeast"/>
              <w:ind w:firstLine="0"/>
              <w:jc w:val="left"/>
              <w:rPr>
                <w:rFonts w:eastAsia="Calibri"/>
                <w:szCs w:val="28"/>
              </w:rPr>
            </w:pPr>
            <w:r>
              <w:rPr>
                <w:rFonts w:eastAsia="Calibri"/>
                <w:szCs w:val="28"/>
              </w:rPr>
              <w:t>Наименование аспекта</w:t>
            </w:r>
          </w:p>
        </w:tc>
        <w:tc>
          <w:tcPr>
            <w:tcW w:w="6946" w:type="dxa"/>
            <w:shd w:val="clear" w:color="auto" w:fill="auto"/>
          </w:tcPr>
          <w:p w14:paraId="208AAD72" w14:textId="77777777" w:rsidR="008C07FA" w:rsidRPr="00E35439" w:rsidRDefault="008C07FA" w:rsidP="008053E3">
            <w:pPr>
              <w:widowControl w:val="0"/>
              <w:spacing w:line="276" w:lineRule="auto"/>
              <w:ind w:firstLine="0"/>
              <w:jc w:val="left"/>
              <w:rPr>
                <w:rFonts w:eastAsia="Calibri"/>
                <w:szCs w:val="28"/>
              </w:rPr>
            </w:pPr>
            <w:r>
              <w:rPr>
                <w:rFonts w:eastAsia="Calibri"/>
                <w:szCs w:val="28"/>
              </w:rPr>
              <w:t>Содержание аспекта</w:t>
            </w:r>
          </w:p>
        </w:tc>
      </w:tr>
      <w:tr w:rsidR="008C07FA" w:rsidRPr="00E35439" w14:paraId="08A48600" w14:textId="77777777" w:rsidTr="008053E3">
        <w:tc>
          <w:tcPr>
            <w:tcW w:w="2410" w:type="dxa"/>
            <w:shd w:val="clear" w:color="auto" w:fill="auto"/>
          </w:tcPr>
          <w:p w14:paraId="63B88913" w14:textId="77777777" w:rsidR="008C07FA" w:rsidRPr="009E550D" w:rsidRDefault="008C07FA" w:rsidP="008053E3">
            <w:pPr>
              <w:widowControl w:val="0"/>
              <w:spacing w:line="240" w:lineRule="atLeast"/>
              <w:ind w:firstLine="0"/>
              <w:jc w:val="left"/>
              <w:rPr>
                <w:rFonts w:eastAsia="Calibri"/>
                <w:szCs w:val="28"/>
              </w:rPr>
            </w:pPr>
            <w:proofErr w:type="spellStart"/>
            <w:r w:rsidRPr="00E35439">
              <w:rPr>
                <w:rFonts w:eastAsia="Calibri"/>
                <w:szCs w:val="28"/>
                <w:lang w:val="en-US"/>
              </w:rPr>
              <w:t>Данные</w:t>
            </w:r>
            <w:proofErr w:type="spellEnd"/>
          </w:p>
        </w:tc>
        <w:tc>
          <w:tcPr>
            <w:tcW w:w="6946" w:type="dxa"/>
            <w:shd w:val="clear" w:color="auto" w:fill="auto"/>
          </w:tcPr>
          <w:p w14:paraId="396F8502" w14:textId="77777777" w:rsidR="008C07FA" w:rsidRDefault="008C07FA" w:rsidP="008053E3">
            <w:pPr>
              <w:widowControl w:val="0"/>
              <w:spacing w:line="276" w:lineRule="auto"/>
              <w:ind w:firstLine="0"/>
              <w:jc w:val="left"/>
              <w:rPr>
                <w:rFonts w:eastAsia="Calibri"/>
                <w:szCs w:val="28"/>
              </w:rPr>
            </w:pPr>
            <w:r w:rsidRPr="00D513F1">
              <w:rPr>
                <w:rFonts w:eastAsia="Calibri"/>
                <w:szCs w:val="28"/>
              </w:rPr>
              <w:t>Электронная заявка</w:t>
            </w:r>
            <w:r w:rsidRPr="00D513F1">
              <w:rPr>
                <w:rFonts w:eastAsia="Calibri"/>
                <w:szCs w:val="28"/>
              </w:rPr>
              <w:br/>
              <w:t xml:space="preserve">Договор перевозки (с </w:t>
            </w:r>
            <w:r>
              <w:rPr>
                <w:rFonts w:eastAsia="Calibri"/>
                <w:szCs w:val="28"/>
              </w:rPr>
              <w:t>пометкой</w:t>
            </w:r>
            <w:r w:rsidRPr="00D513F1">
              <w:rPr>
                <w:rFonts w:eastAsia="Calibri"/>
                <w:szCs w:val="28"/>
              </w:rPr>
              <w:t xml:space="preserve"> «конфиденциальный» / «открытый»)</w:t>
            </w:r>
            <w:r w:rsidRPr="00D513F1">
              <w:rPr>
                <w:rFonts w:eastAsia="Calibri"/>
                <w:szCs w:val="28"/>
              </w:rPr>
              <w:br/>
              <w:t>Согласие на перевозку</w:t>
            </w:r>
            <w:r w:rsidRPr="00D513F1">
              <w:rPr>
                <w:rFonts w:eastAsia="Calibri"/>
                <w:szCs w:val="28"/>
              </w:rPr>
              <w:br/>
              <w:t>Пакет сопроводительных документов (ПСД)</w:t>
            </w:r>
            <w:r w:rsidRPr="00D513F1">
              <w:rPr>
                <w:rFonts w:eastAsia="Calibri"/>
                <w:szCs w:val="28"/>
              </w:rPr>
              <w:br/>
              <w:t>Предыдущая электронная накладная</w:t>
            </w:r>
            <w:r w:rsidRPr="00D513F1">
              <w:rPr>
                <w:rFonts w:eastAsia="Calibri"/>
                <w:szCs w:val="28"/>
              </w:rPr>
              <w:br/>
              <w:t>Новая электронная накладная</w:t>
            </w:r>
            <w:r w:rsidRPr="00D513F1">
              <w:rPr>
                <w:rFonts w:eastAsia="Calibri"/>
                <w:szCs w:val="28"/>
              </w:rPr>
              <w:br/>
              <w:t>Акт досмотра</w:t>
            </w:r>
          </w:p>
          <w:p w14:paraId="064E65D0" w14:textId="0D0F8C52" w:rsidR="008C07FA" w:rsidRPr="00E35439" w:rsidRDefault="008C07FA" w:rsidP="008053E3">
            <w:pPr>
              <w:widowControl w:val="0"/>
              <w:spacing w:line="276" w:lineRule="auto"/>
              <w:ind w:firstLine="0"/>
              <w:jc w:val="left"/>
              <w:rPr>
                <w:rFonts w:eastAsia="Calibri"/>
                <w:szCs w:val="28"/>
              </w:rPr>
            </w:pPr>
            <w:r>
              <w:rPr>
                <w:rFonts w:eastAsiaTheme="minorEastAsia"/>
                <w:szCs w:val="28"/>
                <w:lang w:eastAsia="zh-CN"/>
              </w:rPr>
              <w:t>Груз</w:t>
            </w:r>
            <w:r w:rsidRPr="00D513F1">
              <w:rPr>
                <w:rFonts w:eastAsia="Calibri"/>
                <w:szCs w:val="28"/>
              </w:rPr>
              <w:br/>
              <w:t>Запись о грузе с уникальным идентификатором</w:t>
            </w:r>
            <w:r w:rsidRPr="00D513F1">
              <w:rPr>
                <w:rFonts w:eastAsia="Calibri"/>
                <w:szCs w:val="28"/>
              </w:rPr>
              <w:br/>
              <w:t>Идентификатор точки перевал</w:t>
            </w:r>
            <w:r w:rsidR="00106DFF">
              <w:rPr>
                <w:rFonts w:eastAsia="Calibri"/>
                <w:szCs w:val="28"/>
              </w:rPr>
              <w:t>ки</w:t>
            </w:r>
            <w:r w:rsidRPr="00D513F1">
              <w:rPr>
                <w:rFonts w:eastAsia="Calibri"/>
                <w:szCs w:val="28"/>
              </w:rPr>
              <w:br/>
              <w:t>Временные метки (дата прибытия / дата отправки)</w:t>
            </w:r>
            <w:r w:rsidRPr="00D513F1">
              <w:rPr>
                <w:rFonts w:eastAsia="Calibri"/>
                <w:szCs w:val="28"/>
              </w:rPr>
              <w:br/>
              <w:t>Результат досмотра</w:t>
            </w:r>
          </w:p>
        </w:tc>
      </w:tr>
    </w:tbl>
    <w:p w14:paraId="2AB572A3" w14:textId="77777777" w:rsidR="008C07FA" w:rsidRDefault="008C07FA" w:rsidP="008C07FA">
      <w:r>
        <w:br w:type="page"/>
      </w:r>
    </w:p>
    <w:p w14:paraId="0DFB9961" w14:textId="77777777" w:rsidR="008C07FA" w:rsidRDefault="008C07FA" w:rsidP="008C07FA">
      <w:r>
        <w:lastRenderedPageBreak/>
        <w:t>Продолжение таблицы 1.</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6946"/>
      </w:tblGrid>
      <w:tr w:rsidR="008C07FA" w:rsidRPr="00E35439" w14:paraId="42C1A0CD" w14:textId="77777777" w:rsidTr="008053E3">
        <w:tc>
          <w:tcPr>
            <w:tcW w:w="2410" w:type="dxa"/>
            <w:shd w:val="clear" w:color="auto" w:fill="auto"/>
          </w:tcPr>
          <w:p w14:paraId="0837E0A1" w14:textId="77777777" w:rsidR="008C07FA" w:rsidRPr="00FE43C2" w:rsidRDefault="008C07FA" w:rsidP="008053E3">
            <w:pPr>
              <w:widowControl w:val="0"/>
              <w:spacing w:line="240" w:lineRule="atLeast"/>
              <w:ind w:firstLine="0"/>
              <w:jc w:val="left"/>
              <w:rPr>
                <w:rFonts w:eastAsia="Calibri"/>
                <w:szCs w:val="28"/>
              </w:rPr>
            </w:pPr>
            <w:r w:rsidRPr="00FE43C2">
              <w:rPr>
                <w:rFonts w:eastAsia="Calibri"/>
                <w:szCs w:val="28"/>
              </w:rPr>
              <w:t>Функции</w:t>
            </w:r>
          </w:p>
        </w:tc>
        <w:tc>
          <w:tcPr>
            <w:tcW w:w="6946" w:type="dxa"/>
            <w:shd w:val="clear" w:color="auto" w:fill="auto"/>
          </w:tcPr>
          <w:p w14:paraId="62B1316A" w14:textId="77777777" w:rsidR="008C07FA" w:rsidRPr="00E35439" w:rsidRDefault="008C07FA" w:rsidP="008053E3">
            <w:pPr>
              <w:widowControl w:val="0"/>
              <w:spacing w:line="276" w:lineRule="auto"/>
              <w:ind w:firstLine="0"/>
              <w:jc w:val="left"/>
              <w:rPr>
                <w:rFonts w:eastAsia="Calibri"/>
                <w:szCs w:val="28"/>
              </w:rPr>
            </w:pPr>
            <w:r w:rsidRPr="00D513F1">
              <w:rPr>
                <w:rFonts w:eastAsia="Calibri"/>
                <w:szCs w:val="28"/>
              </w:rPr>
              <w:t>Подача электронной заявки грузоотправителем</w:t>
            </w:r>
            <w:r w:rsidRPr="00D513F1">
              <w:rPr>
                <w:rFonts w:eastAsia="Calibri"/>
                <w:szCs w:val="28"/>
              </w:rPr>
              <w:br/>
              <w:t>Формирование договора перевозки</w:t>
            </w:r>
            <w:r w:rsidRPr="00D513F1">
              <w:rPr>
                <w:rFonts w:eastAsia="Calibri"/>
                <w:szCs w:val="28"/>
              </w:rPr>
              <w:br/>
              <w:t>Выдача электронного согласия на перевозку</w:t>
            </w:r>
            <w:r w:rsidRPr="00D513F1">
              <w:rPr>
                <w:rFonts w:eastAsia="Calibri"/>
                <w:szCs w:val="28"/>
              </w:rPr>
              <w:br/>
              <w:t>Сканирование штрих-кода на грузовой единице</w:t>
            </w:r>
            <w:r w:rsidRPr="00D513F1">
              <w:rPr>
                <w:rFonts w:eastAsia="Calibri"/>
                <w:szCs w:val="28"/>
              </w:rPr>
              <w:br/>
              <w:t>Сверка физических параметров груза с данными в предыдущей электронной накладной</w:t>
            </w:r>
            <w:r w:rsidRPr="00D513F1">
              <w:rPr>
                <w:rFonts w:eastAsia="Calibri"/>
                <w:szCs w:val="28"/>
              </w:rPr>
              <w:br/>
              <w:t>Проведение проверки груза инспектором досмотровой службы</w:t>
            </w:r>
            <w:r w:rsidRPr="00D513F1">
              <w:rPr>
                <w:rFonts w:eastAsia="Calibri"/>
                <w:szCs w:val="28"/>
              </w:rPr>
              <w:br/>
              <w:t>Внесение результата проверки в систему</w:t>
            </w:r>
            <w:r w:rsidRPr="00D513F1">
              <w:rPr>
                <w:rFonts w:eastAsia="Calibri"/>
                <w:szCs w:val="28"/>
              </w:rPr>
              <w:br/>
              <w:t>Формирование новой электронной накладной</w:t>
            </w:r>
            <w:r w:rsidRPr="00D513F1">
              <w:rPr>
                <w:rFonts w:eastAsia="Calibri"/>
                <w:szCs w:val="28"/>
              </w:rPr>
              <w:br/>
              <w:t>Определение местоположения груза по последней подтверждённой ТП</w:t>
            </w:r>
          </w:p>
        </w:tc>
      </w:tr>
      <w:tr w:rsidR="008C07FA" w:rsidRPr="00E35439" w14:paraId="40DD55A3" w14:textId="77777777" w:rsidTr="008053E3">
        <w:tc>
          <w:tcPr>
            <w:tcW w:w="2410" w:type="dxa"/>
            <w:shd w:val="clear" w:color="auto" w:fill="auto"/>
          </w:tcPr>
          <w:p w14:paraId="1942A487" w14:textId="77777777" w:rsidR="008C07FA" w:rsidRPr="00FE43C2" w:rsidRDefault="008C07FA" w:rsidP="008053E3">
            <w:pPr>
              <w:widowControl w:val="0"/>
              <w:spacing w:line="240" w:lineRule="atLeast"/>
              <w:ind w:firstLine="0"/>
              <w:jc w:val="left"/>
              <w:rPr>
                <w:rFonts w:eastAsia="Calibri"/>
                <w:szCs w:val="28"/>
              </w:rPr>
            </w:pPr>
            <w:r w:rsidRPr="00FE43C2">
              <w:rPr>
                <w:rFonts w:eastAsia="Calibri"/>
                <w:szCs w:val="28"/>
              </w:rPr>
              <w:t>Мест</w:t>
            </w:r>
            <w:r w:rsidRPr="00E35439">
              <w:rPr>
                <w:rFonts w:eastAsia="Calibri"/>
                <w:szCs w:val="28"/>
              </w:rPr>
              <w:t>а</w:t>
            </w:r>
            <w:r w:rsidRPr="00FE43C2">
              <w:rPr>
                <w:rFonts w:eastAsia="Calibri"/>
                <w:szCs w:val="28"/>
              </w:rPr>
              <w:t xml:space="preserve"> об</w:t>
            </w:r>
            <w:r w:rsidRPr="00E35439">
              <w:rPr>
                <w:rFonts w:eastAsia="Calibri"/>
                <w:szCs w:val="28"/>
              </w:rPr>
              <w:t>работки данных</w:t>
            </w:r>
          </w:p>
        </w:tc>
        <w:tc>
          <w:tcPr>
            <w:tcW w:w="6946" w:type="dxa"/>
            <w:shd w:val="clear" w:color="auto" w:fill="auto"/>
          </w:tcPr>
          <w:p w14:paraId="2CAE9088" w14:textId="77777777" w:rsidR="008C07FA" w:rsidRPr="00D513F1" w:rsidRDefault="008C07FA" w:rsidP="008053E3">
            <w:pPr>
              <w:widowControl w:val="0"/>
              <w:spacing w:line="276" w:lineRule="auto"/>
              <w:ind w:firstLine="0"/>
              <w:jc w:val="left"/>
              <w:rPr>
                <w:rFonts w:eastAsia="Calibri"/>
                <w:szCs w:val="28"/>
              </w:rPr>
            </w:pPr>
            <w:r w:rsidRPr="00D513F1">
              <w:rPr>
                <w:rFonts w:eastAsia="Calibri"/>
                <w:szCs w:val="28"/>
              </w:rPr>
              <w:t>Центральный диспетчерский пункт</w:t>
            </w:r>
          </w:p>
          <w:p w14:paraId="3FEB81CE" w14:textId="15CD6C2E" w:rsidR="008C07FA" w:rsidRPr="00D513F1" w:rsidRDefault="008C07FA" w:rsidP="008053E3">
            <w:pPr>
              <w:widowControl w:val="0"/>
              <w:spacing w:line="276" w:lineRule="auto"/>
              <w:ind w:firstLine="0"/>
              <w:jc w:val="left"/>
              <w:rPr>
                <w:rFonts w:eastAsia="Calibri"/>
                <w:szCs w:val="28"/>
              </w:rPr>
            </w:pPr>
            <w:r w:rsidRPr="00D513F1">
              <w:rPr>
                <w:rFonts w:eastAsia="Calibri"/>
                <w:szCs w:val="28"/>
              </w:rPr>
              <w:t>Рабочее место агента на точке перевал</w:t>
            </w:r>
            <w:r w:rsidR="00106DFF">
              <w:rPr>
                <w:rFonts w:eastAsia="Calibri"/>
                <w:szCs w:val="28"/>
              </w:rPr>
              <w:t>ки</w:t>
            </w:r>
          </w:p>
          <w:p w14:paraId="48DF91DA" w14:textId="77777777" w:rsidR="008C07FA" w:rsidRPr="00D513F1" w:rsidRDefault="008C07FA" w:rsidP="008053E3">
            <w:pPr>
              <w:widowControl w:val="0"/>
              <w:spacing w:line="276" w:lineRule="auto"/>
              <w:ind w:firstLine="0"/>
              <w:jc w:val="left"/>
              <w:rPr>
                <w:rFonts w:eastAsia="Calibri"/>
                <w:szCs w:val="28"/>
              </w:rPr>
            </w:pPr>
            <w:r w:rsidRPr="00D513F1">
              <w:rPr>
                <w:rFonts w:eastAsia="Calibri"/>
                <w:szCs w:val="28"/>
              </w:rPr>
              <w:t>Терминал сканирования груза</w:t>
            </w:r>
          </w:p>
          <w:p w14:paraId="43EB461D" w14:textId="77777777" w:rsidR="008C07FA" w:rsidRPr="00D513F1" w:rsidRDefault="008C07FA" w:rsidP="008053E3">
            <w:pPr>
              <w:widowControl w:val="0"/>
              <w:spacing w:line="276" w:lineRule="auto"/>
              <w:ind w:firstLine="0"/>
              <w:jc w:val="left"/>
              <w:rPr>
                <w:rFonts w:eastAsia="Calibri"/>
                <w:szCs w:val="28"/>
              </w:rPr>
            </w:pPr>
            <w:r w:rsidRPr="00D513F1">
              <w:rPr>
                <w:rFonts w:eastAsia="Calibri"/>
                <w:szCs w:val="28"/>
              </w:rPr>
              <w:t>Центральное хранилище БД</w:t>
            </w:r>
          </w:p>
          <w:p w14:paraId="33EDB248" w14:textId="77777777" w:rsidR="008C07FA" w:rsidRPr="00D513F1" w:rsidRDefault="008C07FA" w:rsidP="008053E3">
            <w:pPr>
              <w:widowControl w:val="0"/>
              <w:spacing w:line="276" w:lineRule="auto"/>
              <w:ind w:firstLine="0"/>
              <w:jc w:val="left"/>
              <w:rPr>
                <w:rFonts w:eastAsia="Calibri"/>
                <w:szCs w:val="28"/>
              </w:rPr>
            </w:pPr>
            <w:r w:rsidRPr="00D513F1">
              <w:rPr>
                <w:rFonts w:eastAsia="Calibri"/>
                <w:szCs w:val="28"/>
              </w:rPr>
              <w:t>Локальное хранилище ТП</w:t>
            </w:r>
          </w:p>
        </w:tc>
      </w:tr>
      <w:tr w:rsidR="008C07FA" w:rsidRPr="00E35439" w14:paraId="6AD86484" w14:textId="77777777" w:rsidTr="008053E3">
        <w:tc>
          <w:tcPr>
            <w:tcW w:w="2410" w:type="dxa"/>
            <w:shd w:val="clear" w:color="auto" w:fill="auto"/>
          </w:tcPr>
          <w:p w14:paraId="062B341F" w14:textId="77777777" w:rsidR="008C07FA" w:rsidRPr="00FE43C2" w:rsidRDefault="008C07FA" w:rsidP="008053E3">
            <w:pPr>
              <w:widowControl w:val="0"/>
              <w:spacing w:line="240" w:lineRule="atLeast"/>
              <w:ind w:firstLine="0"/>
              <w:jc w:val="left"/>
              <w:rPr>
                <w:rFonts w:eastAsia="Calibri"/>
                <w:szCs w:val="28"/>
              </w:rPr>
            </w:pPr>
            <w:proofErr w:type="spellStart"/>
            <w:r w:rsidRPr="00E35439">
              <w:rPr>
                <w:rFonts w:eastAsia="Calibri"/>
                <w:szCs w:val="28"/>
                <w:lang w:val="en-US"/>
              </w:rPr>
              <w:t>Люди</w:t>
            </w:r>
            <w:proofErr w:type="spellEnd"/>
          </w:p>
        </w:tc>
        <w:tc>
          <w:tcPr>
            <w:tcW w:w="6946" w:type="dxa"/>
            <w:shd w:val="clear" w:color="auto" w:fill="auto"/>
          </w:tcPr>
          <w:p w14:paraId="427B3DF0" w14:textId="77777777" w:rsidR="008C07FA" w:rsidRDefault="008C07FA" w:rsidP="008053E3">
            <w:pPr>
              <w:widowControl w:val="0"/>
              <w:spacing w:line="276" w:lineRule="auto"/>
              <w:ind w:firstLine="0"/>
              <w:jc w:val="left"/>
              <w:rPr>
                <w:rFonts w:eastAsia="Calibri"/>
                <w:szCs w:val="28"/>
              </w:rPr>
            </w:pPr>
            <w:r w:rsidRPr="00D513F1">
              <w:rPr>
                <w:rFonts w:eastAsia="Calibri"/>
                <w:szCs w:val="28"/>
              </w:rPr>
              <w:t>Грузоотправитель</w:t>
            </w:r>
          </w:p>
          <w:p w14:paraId="0D03EE44" w14:textId="61191A0B" w:rsidR="008C07FA" w:rsidRPr="00D513F1" w:rsidRDefault="008C07FA" w:rsidP="008053E3">
            <w:pPr>
              <w:widowControl w:val="0"/>
              <w:spacing w:line="276" w:lineRule="auto"/>
              <w:ind w:firstLine="0"/>
              <w:jc w:val="left"/>
              <w:rPr>
                <w:rFonts w:eastAsia="Calibri"/>
                <w:szCs w:val="28"/>
              </w:rPr>
            </w:pPr>
            <w:r>
              <w:rPr>
                <w:rFonts w:eastAsia="Calibri"/>
                <w:szCs w:val="28"/>
              </w:rPr>
              <w:t>Логист</w:t>
            </w:r>
            <w:r w:rsidRPr="00D513F1">
              <w:rPr>
                <w:rFonts w:eastAsia="Calibri"/>
                <w:szCs w:val="28"/>
              </w:rPr>
              <w:br/>
              <w:t>Грузополучатель</w:t>
            </w:r>
            <w:r w:rsidRPr="00D513F1">
              <w:rPr>
                <w:rFonts w:eastAsia="Calibri"/>
                <w:szCs w:val="28"/>
              </w:rPr>
              <w:br/>
              <w:t>Агент на точке перевал</w:t>
            </w:r>
            <w:r w:rsidR="00106DFF">
              <w:rPr>
                <w:rFonts w:eastAsia="Calibri"/>
                <w:szCs w:val="28"/>
              </w:rPr>
              <w:t>ки</w:t>
            </w:r>
            <w:r w:rsidRPr="00D513F1">
              <w:rPr>
                <w:rFonts w:eastAsia="Calibri"/>
                <w:szCs w:val="28"/>
              </w:rPr>
              <w:br/>
              <w:t>Диспетчер ЦДП</w:t>
            </w:r>
            <w:r w:rsidRPr="00D513F1">
              <w:rPr>
                <w:rFonts w:eastAsia="Calibri"/>
                <w:szCs w:val="28"/>
              </w:rPr>
              <w:br/>
              <w:t>Инспектор досмотровой службы</w:t>
            </w:r>
          </w:p>
        </w:tc>
      </w:tr>
      <w:tr w:rsidR="008C07FA" w:rsidRPr="00E35439" w14:paraId="35E82A7B" w14:textId="77777777" w:rsidTr="008053E3">
        <w:tc>
          <w:tcPr>
            <w:tcW w:w="2410" w:type="dxa"/>
            <w:shd w:val="clear" w:color="auto" w:fill="auto"/>
          </w:tcPr>
          <w:p w14:paraId="0A95168A" w14:textId="77777777" w:rsidR="008C07FA" w:rsidRPr="00E35439" w:rsidRDefault="008C07FA" w:rsidP="008053E3">
            <w:pPr>
              <w:widowControl w:val="0"/>
              <w:spacing w:line="240" w:lineRule="atLeast"/>
              <w:ind w:firstLine="0"/>
              <w:jc w:val="left"/>
              <w:rPr>
                <w:rFonts w:eastAsia="Calibri"/>
                <w:szCs w:val="28"/>
                <w:lang w:val="en-US"/>
              </w:rPr>
            </w:pPr>
            <w:proofErr w:type="spellStart"/>
            <w:r w:rsidRPr="00E35439">
              <w:rPr>
                <w:rFonts w:eastAsia="Calibri"/>
                <w:szCs w:val="28"/>
                <w:lang w:val="en-US"/>
              </w:rPr>
              <w:t>Операционн</w:t>
            </w:r>
            <w:r w:rsidRPr="00E35439">
              <w:rPr>
                <w:rFonts w:eastAsia="Calibri"/>
                <w:szCs w:val="28"/>
              </w:rPr>
              <w:t>ое</w:t>
            </w:r>
            <w:proofErr w:type="spellEnd"/>
            <w:r w:rsidRPr="00E35439">
              <w:rPr>
                <w:rFonts w:eastAsia="Calibri"/>
                <w:szCs w:val="28"/>
                <w:lang w:val="en-US"/>
              </w:rPr>
              <w:t xml:space="preserve"> </w:t>
            </w:r>
            <w:proofErr w:type="spellStart"/>
            <w:r w:rsidRPr="00E35439">
              <w:rPr>
                <w:rFonts w:eastAsia="Calibri"/>
                <w:szCs w:val="28"/>
                <w:lang w:val="en-US"/>
              </w:rPr>
              <w:t>врем</w:t>
            </w:r>
            <w:proofErr w:type="spellEnd"/>
            <w:r w:rsidRPr="00E35439">
              <w:rPr>
                <w:rFonts w:eastAsia="Calibri"/>
                <w:szCs w:val="28"/>
              </w:rPr>
              <w:t>я</w:t>
            </w:r>
            <w:r w:rsidRPr="00E35439">
              <w:rPr>
                <w:rFonts w:eastAsia="Calibri"/>
                <w:szCs w:val="28"/>
                <w:lang w:val="en-US"/>
              </w:rPr>
              <w:t xml:space="preserve"> (</w:t>
            </w:r>
            <w:proofErr w:type="spellStart"/>
            <w:r w:rsidRPr="00E35439">
              <w:rPr>
                <w:rFonts w:eastAsia="Calibri"/>
                <w:szCs w:val="28"/>
                <w:lang w:val="en-US"/>
              </w:rPr>
              <w:t>процессы</w:t>
            </w:r>
            <w:proofErr w:type="spellEnd"/>
            <w:r w:rsidRPr="00E35439">
              <w:rPr>
                <w:rFonts w:eastAsia="Calibri"/>
                <w:szCs w:val="28"/>
                <w:lang w:val="en-US"/>
              </w:rPr>
              <w:t>)</w:t>
            </w:r>
          </w:p>
        </w:tc>
        <w:tc>
          <w:tcPr>
            <w:tcW w:w="6946" w:type="dxa"/>
            <w:shd w:val="clear" w:color="auto" w:fill="auto"/>
          </w:tcPr>
          <w:p w14:paraId="148E65E8" w14:textId="77777777" w:rsidR="008C07FA" w:rsidRPr="00D513F1" w:rsidRDefault="008C07FA" w:rsidP="008053E3">
            <w:pPr>
              <w:widowControl w:val="0"/>
              <w:spacing w:line="276" w:lineRule="auto"/>
              <w:ind w:firstLine="0"/>
              <w:jc w:val="left"/>
              <w:rPr>
                <w:rFonts w:eastAsia="Calibri"/>
                <w:szCs w:val="28"/>
              </w:rPr>
            </w:pPr>
            <w:r w:rsidRPr="00FE11E9">
              <w:rPr>
                <w:rFonts w:eastAsia="Calibri"/>
                <w:szCs w:val="28"/>
              </w:rPr>
              <w:t>Учет движения грузов через точки перевал</w:t>
            </w:r>
            <w:r>
              <w:rPr>
                <w:rFonts w:eastAsia="Calibri"/>
                <w:szCs w:val="28"/>
              </w:rPr>
              <w:t>ки</w:t>
            </w:r>
          </w:p>
        </w:tc>
      </w:tr>
      <w:tr w:rsidR="008C07FA" w:rsidRPr="00E35439" w14:paraId="3F4ECC0E" w14:textId="77777777" w:rsidTr="008053E3">
        <w:tc>
          <w:tcPr>
            <w:tcW w:w="2410" w:type="dxa"/>
            <w:shd w:val="clear" w:color="auto" w:fill="auto"/>
          </w:tcPr>
          <w:p w14:paraId="26B2892D" w14:textId="77777777" w:rsidR="008C07FA" w:rsidRPr="00E35439" w:rsidRDefault="008C07FA" w:rsidP="008053E3">
            <w:pPr>
              <w:widowControl w:val="0"/>
              <w:spacing w:line="240" w:lineRule="atLeast"/>
              <w:ind w:firstLine="0"/>
              <w:jc w:val="left"/>
              <w:rPr>
                <w:rFonts w:eastAsia="Calibri"/>
                <w:szCs w:val="28"/>
                <w:lang w:val="en-US"/>
              </w:rPr>
            </w:pPr>
            <w:proofErr w:type="spellStart"/>
            <w:r>
              <w:rPr>
                <w:rFonts w:eastAsia="Calibri"/>
                <w:szCs w:val="28"/>
                <w:lang w:val="en-US"/>
              </w:rPr>
              <w:t>Цель</w:t>
            </w:r>
            <w:proofErr w:type="spellEnd"/>
          </w:p>
        </w:tc>
        <w:tc>
          <w:tcPr>
            <w:tcW w:w="6946" w:type="dxa"/>
            <w:shd w:val="clear" w:color="auto" w:fill="auto"/>
          </w:tcPr>
          <w:p w14:paraId="2A454AAE" w14:textId="77777777" w:rsidR="008C07FA" w:rsidRPr="00FE11E9" w:rsidRDefault="008C07FA" w:rsidP="008053E3">
            <w:pPr>
              <w:widowControl w:val="0"/>
              <w:spacing w:line="276" w:lineRule="auto"/>
              <w:ind w:firstLine="0"/>
              <w:jc w:val="left"/>
              <w:rPr>
                <w:rFonts w:eastAsia="Calibri"/>
                <w:szCs w:val="28"/>
              </w:rPr>
            </w:pPr>
            <w:r w:rsidRPr="004350A5">
              <w:rPr>
                <w:rFonts w:eastAsia="Calibri"/>
                <w:szCs w:val="28"/>
              </w:rPr>
              <w:t>Автоматизация документооборота в точках перевал</w:t>
            </w:r>
            <w:r>
              <w:rPr>
                <w:rFonts w:eastAsia="Calibri"/>
                <w:szCs w:val="28"/>
              </w:rPr>
              <w:t>ки</w:t>
            </w:r>
          </w:p>
        </w:tc>
      </w:tr>
    </w:tbl>
    <w:p w14:paraId="4CF6FC91" w14:textId="77777777" w:rsidR="008C07FA" w:rsidRPr="00914E1B" w:rsidRDefault="008C07FA" w:rsidP="008C07FA">
      <w:pPr>
        <w:pStyle w:val="10"/>
        <w:pageBreakBefore/>
        <w:spacing w:before="0"/>
        <w:rPr>
          <w:rFonts w:ascii="Times New Roman" w:hAnsi="Times New Roman" w:cs="Times New Roman"/>
          <w:b/>
          <w:bCs/>
          <w:color w:val="000000" w:themeColor="text1"/>
          <w:sz w:val="28"/>
          <w:szCs w:val="24"/>
        </w:rPr>
      </w:pPr>
      <w:bookmarkStart w:id="15" w:name="_Toc192444970"/>
      <w:bookmarkStart w:id="16" w:name="_Toc231989424"/>
      <w:bookmarkEnd w:id="14"/>
      <w:r w:rsidRPr="00914E1B">
        <w:rPr>
          <w:rFonts w:ascii="Times New Roman" w:hAnsi="Times New Roman" w:cs="Times New Roman"/>
          <w:b/>
          <w:bCs/>
          <w:color w:val="000000" w:themeColor="text1"/>
          <w:sz w:val="28"/>
          <w:szCs w:val="24"/>
        </w:rPr>
        <w:lastRenderedPageBreak/>
        <w:t>2 Инфологическая модель предметной области</w:t>
      </w:r>
      <w:bookmarkEnd w:id="15"/>
      <w:bookmarkEnd w:id="16"/>
    </w:p>
    <w:p w14:paraId="3A442B74" w14:textId="77777777" w:rsidR="008C07FA" w:rsidRDefault="008C07FA" w:rsidP="008C07FA">
      <w:r>
        <w:t xml:space="preserve">В качестве источников для проектирования используется </w:t>
      </w:r>
      <w:proofErr w:type="gramStart"/>
      <w:r>
        <w:t>описание</w:t>
      </w:r>
      <w:proofErr w:type="gramEnd"/>
      <w:r>
        <w:t xml:space="preserve"> </w:t>
      </w:r>
      <w:proofErr w:type="spellStart"/>
      <w:r>
        <w:t>ПрО</w:t>
      </w:r>
      <w:proofErr w:type="spellEnd"/>
      <w:r>
        <w:t>, полученное при решении предыдущей задачи.</w:t>
      </w:r>
    </w:p>
    <w:p w14:paraId="6443E6BE" w14:textId="77777777" w:rsidR="008C07FA" w:rsidRDefault="008C07FA" w:rsidP="008C07FA">
      <w:r>
        <w:t>Проектирование ИЛМ (этап концептуального проектирования БД) для рассматриваемой предметной области заключается в преобразовании информационных требований пользователей в первоначальный проект БД (</w:t>
      </w:r>
      <w:proofErr w:type="gramStart"/>
      <w:r>
        <w:t>собственно</w:t>
      </w:r>
      <w:proofErr w:type="gramEnd"/>
      <w:r>
        <w:t xml:space="preserve"> в ИЛМ). </w:t>
      </w:r>
    </w:p>
    <w:p w14:paraId="1BF7EC8E" w14:textId="77777777" w:rsidR="008C07FA" w:rsidRDefault="008C07FA" w:rsidP="008C07FA">
      <w:r>
        <w:t xml:space="preserve">Исходными данными для разработки являются знания, содержащиеся в разделе 1. Методическим основанием решения этой задачи является системный подход к </w:t>
      </w:r>
      <w:proofErr w:type="gramStart"/>
      <w:r>
        <w:t>моделированию</w:t>
      </w:r>
      <w:proofErr w:type="gramEnd"/>
      <w:r>
        <w:t xml:space="preserve"> </w:t>
      </w:r>
      <w:proofErr w:type="spellStart"/>
      <w:r>
        <w:t>ПрО</w:t>
      </w:r>
      <w:proofErr w:type="spellEnd"/>
      <w:r>
        <w:t xml:space="preserve">, который требует представлять </w:t>
      </w:r>
      <w:proofErr w:type="spellStart"/>
      <w:r>
        <w:t>ПрО</w:t>
      </w:r>
      <w:proofErr w:type="spellEnd"/>
      <w:r>
        <w:t xml:space="preserve"> системой, выделяемой как целостность посредствам конституирующего процесса (бизнес-процесса). </w:t>
      </w:r>
    </w:p>
    <w:p w14:paraId="113ABBC9" w14:textId="77777777" w:rsidR="008C07FA" w:rsidRDefault="008C07FA" w:rsidP="008C07FA">
      <w:r>
        <w:t xml:space="preserve">Задача инфологического этапа проектирования состоит в получении семантической (смысловой) модели, которая на высоком уровне представляет в виде системы таблиц </w:t>
      </w:r>
      <w:proofErr w:type="gramStart"/>
      <w:r>
        <w:t>рассматриваемую</w:t>
      </w:r>
      <w:proofErr w:type="gramEnd"/>
      <w:r>
        <w:t xml:space="preserve"> </w:t>
      </w:r>
      <w:proofErr w:type="spellStart"/>
      <w:r>
        <w:t>ПрО</w:t>
      </w:r>
      <w:proofErr w:type="spellEnd"/>
      <w:r>
        <w:t xml:space="preserve">, отражая в ней требования пользователей и приложений. </w:t>
      </w:r>
      <w:proofErr w:type="gramStart"/>
      <w:r>
        <w:t>Описание</w:t>
      </w:r>
      <w:proofErr w:type="gramEnd"/>
      <w:r>
        <w:t xml:space="preserve"> </w:t>
      </w:r>
      <w:proofErr w:type="spellStart"/>
      <w:r>
        <w:t>ПрО</w:t>
      </w:r>
      <w:proofErr w:type="spellEnd"/>
      <w:r>
        <w:t xml:space="preserve"> подразумевает рассмотрение ее в виде совокупности объектов, входящих в </w:t>
      </w:r>
      <w:proofErr w:type="spellStart"/>
      <w:r>
        <w:t>ПрО</w:t>
      </w:r>
      <w:proofErr w:type="spellEnd"/>
      <w:r>
        <w:t xml:space="preserve">, связанных между собой отношениями. Совокупность связанных таким образом объектов определяет структуру </w:t>
      </w:r>
      <w:proofErr w:type="gramStart"/>
      <w:r>
        <w:t>рассматриваемой</w:t>
      </w:r>
      <w:proofErr w:type="gramEnd"/>
      <w:r>
        <w:t xml:space="preserve"> </w:t>
      </w:r>
      <w:proofErr w:type="spellStart"/>
      <w:r>
        <w:t>ПрО</w:t>
      </w:r>
      <w:proofErr w:type="spellEnd"/>
      <w:r>
        <w:t>, на основе которой разрабатывается ИЛМ.</w:t>
      </w:r>
    </w:p>
    <w:p w14:paraId="1542CA57" w14:textId="77777777" w:rsidR="008C07FA" w:rsidRDefault="008C07FA" w:rsidP="008C07FA">
      <w:proofErr w:type="gramStart"/>
      <w:r>
        <w:t>Объект</w:t>
      </w:r>
      <w:proofErr w:type="gramEnd"/>
      <w:r>
        <w:t xml:space="preserve"> </w:t>
      </w:r>
      <w:proofErr w:type="spellStart"/>
      <w:r>
        <w:t>ПрО</w:t>
      </w:r>
      <w:proofErr w:type="spellEnd"/>
      <w:r>
        <w:t xml:space="preserve"> обязан иметь один или несколько ключевых атрибутов, то есть атрибутов, уникально определяющих экземпляр объекта среди прочих подобных экземпляров этого типа. </w:t>
      </w:r>
    </w:p>
    <w:p w14:paraId="3E59278C" w14:textId="77777777" w:rsidR="008C07FA" w:rsidRDefault="008C07FA" w:rsidP="008C07FA">
      <w:r>
        <w:t>Для построения ИЛМ используются, как правило, ER–диаграммы («сущность – связь»). В таких случаях вместо термина «объект», используется понятие «</w:t>
      </w:r>
      <w:proofErr w:type="gramStart"/>
      <w:r>
        <w:t>сущность»[</w:t>
      </w:r>
      <w:proofErr w:type="gramEnd"/>
      <w:r>
        <w:t>3]. Процесс построения инфологической модели, в этом случае, можно представить следующими задачами:</w:t>
      </w:r>
    </w:p>
    <w:p w14:paraId="7D4F0BAF" w14:textId="77777777" w:rsidR="008C07FA" w:rsidRPr="006D73F4" w:rsidRDefault="008C07FA" w:rsidP="009078C4">
      <w:pPr>
        <w:pStyle w:val="afff"/>
        <w:numPr>
          <w:ilvl w:val="0"/>
          <w:numId w:val="8"/>
        </w:numPr>
        <w:spacing w:after="0" w:line="360" w:lineRule="auto"/>
        <w:ind w:left="0" w:firstLine="709"/>
        <w:jc w:val="both"/>
        <w:rPr>
          <w:rFonts w:ascii="Times New Roman" w:hAnsi="Times New Roman"/>
          <w:sz w:val="28"/>
          <w:szCs w:val="28"/>
        </w:rPr>
      </w:pPr>
      <w:r w:rsidRPr="006D73F4">
        <w:rPr>
          <w:rFonts w:ascii="Times New Roman" w:hAnsi="Times New Roman"/>
          <w:sz w:val="28"/>
          <w:szCs w:val="28"/>
        </w:rPr>
        <w:t xml:space="preserve">определение сущностей и их атрибутов; </w:t>
      </w:r>
    </w:p>
    <w:p w14:paraId="5C803301" w14:textId="77777777" w:rsidR="008C07FA" w:rsidRPr="006D73F4" w:rsidRDefault="008C07FA" w:rsidP="009078C4">
      <w:pPr>
        <w:pStyle w:val="afff"/>
        <w:numPr>
          <w:ilvl w:val="0"/>
          <w:numId w:val="8"/>
        </w:numPr>
        <w:spacing w:after="0" w:line="360" w:lineRule="auto"/>
        <w:ind w:left="0" w:firstLine="709"/>
        <w:jc w:val="both"/>
        <w:rPr>
          <w:rFonts w:ascii="Times New Roman" w:hAnsi="Times New Roman"/>
          <w:sz w:val="28"/>
          <w:szCs w:val="28"/>
        </w:rPr>
      </w:pPr>
      <w:r w:rsidRPr="006D73F4">
        <w:rPr>
          <w:rFonts w:ascii="Times New Roman" w:hAnsi="Times New Roman"/>
          <w:sz w:val="28"/>
          <w:szCs w:val="28"/>
        </w:rPr>
        <w:t xml:space="preserve">определение зависимости между сущностями; </w:t>
      </w:r>
    </w:p>
    <w:p w14:paraId="3D31A613" w14:textId="77777777" w:rsidR="008C07FA" w:rsidRPr="006D73F4" w:rsidRDefault="008C07FA" w:rsidP="009078C4">
      <w:pPr>
        <w:pStyle w:val="afff"/>
        <w:numPr>
          <w:ilvl w:val="0"/>
          <w:numId w:val="8"/>
        </w:numPr>
        <w:spacing w:after="0" w:line="360" w:lineRule="auto"/>
        <w:ind w:left="0" w:firstLine="709"/>
        <w:jc w:val="both"/>
        <w:rPr>
          <w:rFonts w:ascii="Times New Roman" w:hAnsi="Times New Roman"/>
          <w:sz w:val="28"/>
          <w:szCs w:val="28"/>
        </w:rPr>
      </w:pPr>
      <w:r w:rsidRPr="006D73F4">
        <w:rPr>
          <w:rFonts w:ascii="Times New Roman" w:hAnsi="Times New Roman"/>
          <w:sz w:val="28"/>
          <w:szCs w:val="28"/>
        </w:rPr>
        <w:t xml:space="preserve">определение первичных ключей сущностей; </w:t>
      </w:r>
    </w:p>
    <w:p w14:paraId="34BCF248" w14:textId="77777777" w:rsidR="008C07FA" w:rsidRPr="006D73F4" w:rsidRDefault="008C07FA" w:rsidP="009078C4">
      <w:pPr>
        <w:pStyle w:val="afff"/>
        <w:numPr>
          <w:ilvl w:val="0"/>
          <w:numId w:val="8"/>
        </w:numPr>
        <w:spacing w:after="0" w:line="360" w:lineRule="auto"/>
        <w:ind w:left="0" w:firstLine="709"/>
        <w:jc w:val="both"/>
        <w:rPr>
          <w:rFonts w:ascii="Times New Roman" w:hAnsi="Times New Roman"/>
          <w:sz w:val="28"/>
          <w:szCs w:val="28"/>
        </w:rPr>
      </w:pPr>
      <w:r w:rsidRPr="006D73F4">
        <w:rPr>
          <w:rFonts w:ascii="Times New Roman" w:hAnsi="Times New Roman"/>
          <w:sz w:val="28"/>
          <w:szCs w:val="28"/>
        </w:rPr>
        <w:lastRenderedPageBreak/>
        <w:t>первоначальная нормализация модели (необходимая, очевидная нормализация).</w:t>
      </w:r>
    </w:p>
    <w:p w14:paraId="4FA783A8" w14:textId="77777777" w:rsidR="008C07FA" w:rsidRDefault="008C07FA" w:rsidP="008C07FA">
      <w:r>
        <w:t>Решение задач рассмотрено ниже.</w:t>
      </w:r>
    </w:p>
    <w:p w14:paraId="68729327" w14:textId="1A3B2F99" w:rsidR="008C07FA" w:rsidRPr="00914E1B" w:rsidRDefault="008C07FA" w:rsidP="00914E1B">
      <w:pPr>
        <w:pStyle w:val="20"/>
        <w:rPr>
          <w:rFonts w:ascii="Times New Roman" w:hAnsi="Times New Roman" w:cs="Times New Roman"/>
          <w:color w:val="000000" w:themeColor="text1"/>
          <w:sz w:val="28"/>
          <w:szCs w:val="28"/>
        </w:rPr>
      </w:pPr>
      <w:bookmarkStart w:id="17" w:name="_Toc231989425"/>
      <w:r w:rsidRPr="00914E1B">
        <w:rPr>
          <w:rFonts w:ascii="Times New Roman" w:hAnsi="Times New Roman" w:cs="Times New Roman"/>
          <w:color w:val="000000" w:themeColor="text1"/>
          <w:sz w:val="28"/>
          <w:szCs w:val="28"/>
        </w:rPr>
        <w:t>2.1</w:t>
      </w:r>
      <w:r w:rsidR="00914E1B" w:rsidRPr="00914E1B">
        <w:rPr>
          <w:rFonts w:ascii="Times New Roman" w:hAnsi="Times New Roman" w:cs="Times New Roman"/>
          <w:color w:val="000000" w:themeColor="text1"/>
          <w:sz w:val="28"/>
          <w:szCs w:val="28"/>
        </w:rPr>
        <w:t xml:space="preserve"> </w:t>
      </w:r>
      <w:r w:rsidRPr="00914E1B">
        <w:rPr>
          <w:rFonts w:ascii="Times New Roman" w:hAnsi="Times New Roman" w:cs="Times New Roman"/>
          <w:color w:val="000000" w:themeColor="text1"/>
          <w:sz w:val="28"/>
          <w:szCs w:val="28"/>
        </w:rPr>
        <w:t>Определение сущностей и их атрибутов</w:t>
      </w:r>
      <w:bookmarkEnd w:id="17"/>
    </w:p>
    <w:p w14:paraId="0E84382E" w14:textId="3B76B0EF" w:rsidR="008C07FA" w:rsidRPr="00B6656E" w:rsidRDefault="008C07FA" w:rsidP="008C07FA">
      <w:bookmarkStart w:id="18" w:name="_Hlk229928041"/>
      <w:r w:rsidRPr="00B6656E">
        <w:t xml:space="preserve">На основе анализа описания предметной области выявлены </w:t>
      </w:r>
      <w:proofErr w:type="gramStart"/>
      <w:r w:rsidRPr="00B6656E">
        <w:t>сущности</w:t>
      </w:r>
      <w:proofErr w:type="gramEnd"/>
      <w:r w:rsidRPr="00B6656E">
        <w:t xml:space="preserve"> </w:t>
      </w:r>
      <w:proofErr w:type="spellStart"/>
      <w:r w:rsidRPr="00B6656E">
        <w:t>ПрО</w:t>
      </w:r>
      <w:proofErr w:type="spellEnd"/>
      <w:r w:rsidRPr="00B6656E">
        <w:t xml:space="preserve"> и их основные атрибуты.  Перечень сущностей и атрибутов, включенных в ИЛМ, представлен в  </w:t>
      </w:r>
      <w:r w:rsidRPr="00B6656E">
        <w:fldChar w:fldCharType="begin"/>
      </w:r>
      <w:r w:rsidRPr="00B6656E">
        <w:instrText xml:space="preserve"> REF _Ref513927930 \h  \* MERGEFORMAT </w:instrText>
      </w:r>
      <w:r w:rsidRPr="00B6656E">
        <w:fldChar w:fldCharType="separate"/>
      </w:r>
      <w:r w:rsidR="008E6EBC" w:rsidRPr="00B6656E">
        <w:t xml:space="preserve">Таблица </w:t>
      </w:r>
      <w:r w:rsidR="008E6EBC">
        <w:t>2</w:t>
      </w:r>
      <w:r w:rsidRPr="00B6656E">
        <w:fldChar w:fldCharType="end"/>
      </w:r>
      <w:r w:rsidRPr="00B6656E">
        <w:t>.</w:t>
      </w:r>
    </w:p>
    <w:p w14:paraId="016BFD9A" w14:textId="26A2F069" w:rsidR="008C07FA" w:rsidRPr="00B6656E" w:rsidRDefault="008C07FA" w:rsidP="008C07FA">
      <w:pPr>
        <w:ind w:firstLine="0"/>
      </w:pPr>
      <w:bookmarkStart w:id="19" w:name="_Ref513927930"/>
      <w:r w:rsidRPr="00B6656E">
        <w:t xml:space="preserve">Таблица </w:t>
      </w:r>
      <w:fldSimple w:instr=" SEQ Таблица \* ARABIC ">
        <w:r w:rsidR="008E6EBC">
          <w:rPr>
            <w:noProof/>
          </w:rPr>
          <w:t>2</w:t>
        </w:r>
      </w:fldSimple>
      <w:bookmarkEnd w:id="19"/>
      <w:r w:rsidRPr="00B6656E">
        <w:t xml:space="preserve">  - Сущности и атрибуты ИЛМ</w:t>
      </w:r>
    </w:p>
    <w:tbl>
      <w:tblPr>
        <w:tblW w:w="10097"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7"/>
        <w:gridCol w:w="2967"/>
        <w:gridCol w:w="3403"/>
        <w:gridCol w:w="2520"/>
      </w:tblGrid>
      <w:tr w:rsidR="008C07FA" w:rsidRPr="00ED1C75" w14:paraId="0C5C24BB" w14:textId="77777777" w:rsidTr="008053E3">
        <w:trPr>
          <w:cantSplit/>
          <w:tblHeader/>
        </w:trPr>
        <w:tc>
          <w:tcPr>
            <w:tcW w:w="1207" w:type="dxa"/>
          </w:tcPr>
          <w:p w14:paraId="26ECBBF6" w14:textId="77777777" w:rsidR="008C07FA" w:rsidRPr="00B6656E" w:rsidRDefault="008C07FA" w:rsidP="008053E3">
            <w:pPr>
              <w:rPr>
                <w:b/>
                <w:szCs w:val="28"/>
              </w:rPr>
            </w:pPr>
            <w:r w:rsidRPr="00B6656E">
              <w:rPr>
                <w:b/>
                <w:szCs w:val="28"/>
              </w:rPr>
              <w:t>№</w:t>
            </w:r>
          </w:p>
        </w:tc>
        <w:tc>
          <w:tcPr>
            <w:tcW w:w="2967" w:type="dxa"/>
          </w:tcPr>
          <w:p w14:paraId="62F39CFD" w14:textId="77777777" w:rsidR="008C07FA" w:rsidRPr="00B6656E" w:rsidRDefault="008C07FA" w:rsidP="008053E3">
            <w:pPr>
              <w:rPr>
                <w:b/>
                <w:szCs w:val="28"/>
              </w:rPr>
            </w:pPr>
            <w:r w:rsidRPr="00B6656E">
              <w:rPr>
                <w:b/>
                <w:szCs w:val="28"/>
              </w:rPr>
              <w:t xml:space="preserve">Наименование </w:t>
            </w:r>
          </w:p>
          <w:p w14:paraId="36DA8C56" w14:textId="77777777" w:rsidR="008C07FA" w:rsidRPr="00B6656E" w:rsidRDefault="008C07FA" w:rsidP="008053E3">
            <w:pPr>
              <w:rPr>
                <w:b/>
                <w:szCs w:val="28"/>
              </w:rPr>
            </w:pPr>
            <w:r w:rsidRPr="00B6656E">
              <w:rPr>
                <w:b/>
                <w:szCs w:val="28"/>
              </w:rPr>
              <w:t>сущности</w:t>
            </w:r>
          </w:p>
        </w:tc>
        <w:tc>
          <w:tcPr>
            <w:tcW w:w="3403" w:type="dxa"/>
          </w:tcPr>
          <w:p w14:paraId="7946891E" w14:textId="77777777" w:rsidR="008C07FA" w:rsidRPr="00B6656E" w:rsidRDefault="008C07FA" w:rsidP="008053E3">
            <w:pPr>
              <w:rPr>
                <w:b/>
                <w:szCs w:val="28"/>
              </w:rPr>
            </w:pPr>
            <w:r w:rsidRPr="00B6656E">
              <w:rPr>
                <w:b/>
                <w:szCs w:val="28"/>
              </w:rPr>
              <w:t>Наименование атрибута</w:t>
            </w:r>
          </w:p>
        </w:tc>
        <w:tc>
          <w:tcPr>
            <w:tcW w:w="2520" w:type="dxa"/>
          </w:tcPr>
          <w:p w14:paraId="220747D9" w14:textId="77777777" w:rsidR="008C07FA" w:rsidRPr="00B6656E" w:rsidRDefault="008C07FA" w:rsidP="008053E3">
            <w:pPr>
              <w:rPr>
                <w:b/>
                <w:szCs w:val="28"/>
              </w:rPr>
            </w:pPr>
            <w:r w:rsidRPr="00B6656E">
              <w:rPr>
                <w:b/>
                <w:szCs w:val="28"/>
              </w:rPr>
              <w:t>Примечание</w:t>
            </w:r>
          </w:p>
        </w:tc>
      </w:tr>
      <w:tr w:rsidR="008C07FA" w:rsidRPr="00ED1C75" w14:paraId="00E1B3FC" w14:textId="77777777" w:rsidTr="008053E3">
        <w:trPr>
          <w:cantSplit/>
        </w:trPr>
        <w:tc>
          <w:tcPr>
            <w:tcW w:w="1207" w:type="dxa"/>
          </w:tcPr>
          <w:p w14:paraId="45F9C5B1" w14:textId="77777777" w:rsidR="008C07FA" w:rsidRPr="00B6656E" w:rsidRDefault="008C07FA" w:rsidP="009078C4">
            <w:pPr>
              <w:numPr>
                <w:ilvl w:val="0"/>
                <w:numId w:val="6"/>
              </w:numPr>
              <w:spacing w:line="240" w:lineRule="auto"/>
              <w:ind w:left="0" w:firstLine="0"/>
              <w:rPr>
                <w:szCs w:val="28"/>
              </w:rPr>
            </w:pPr>
          </w:p>
        </w:tc>
        <w:tc>
          <w:tcPr>
            <w:tcW w:w="2967" w:type="dxa"/>
          </w:tcPr>
          <w:p w14:paraId="1A21F424" w14:textId="77777777" w:rsidR="008C07FA" w:rsidRPr="00B6656E" w:rsidRDefault="008C07FA" w:rsidP="008053E3">
            <w:pPr>
              <w:spacing w:line="240" w:lineRule="auto"/>
              <w:ind w:firstLine="0"/>
              <w:rPr>
                <w:szCs w:val="28"/>
              </w:rPr>
            </w:pPr>
            <w:r w:rsidRPr="00ED1C75">
              <w:rPr>
                <w:szCs w:val="28"/>
              </w:rPr>
              <w:t>Заказчик</w:t>
            </w:r>
          </w:p>
        </w:tc>
        <w:tc>
          <w:tcPr>
            <w:tcW w:w="3403" w:type="dxa"/>
          </w:tcPr>
          <w:p w14:paraId="239FBE94" w14:textId="77777777" w:rsidR="008C07FA" w:rsidRPr="00ED1C75" w:rsidRDefault="008C07FA" w:rsidP="008053E3">
            <w:pPr>
              <w:spacing w:line="240" w:lineRule="auto"/>
              <w:ind w:firstLine="0"/>
              <w:rPr>
                <w:szCs w:val="28"/>
              </w:rPr>
            </w:pPr>
            <w:r w:rsidRPr="00ED1C75">
              <w:rPr>
                <w:szCs w:val="28"/>
              </w:rPr>
              <w:t>ID</w:t>
            </w:r>
          </w:p>
          <w:p w14:paraId="425F01C4" w14:textId="77777777" w:rsidR="008C07FA" w:rsidRPr="00ED1C75" w:rsidRDefault="008C07FA" w:rsidP="008053E3">
            <w:pPr>
              <w:spacing w:line="240" w:lineRule="auto"/>
              <w:ind w:firstLine="0"/>
              <w:rPr>
                <w:szCs w:val="28"/>
              </w:rPr>
            </w:pPr>
            <w:r w:rsidRPr="00ED1C75">
              <w:rPr>
                <w:szCs w:val="28"/>
              </w:rPr>
              <w:t>ФИО</w:t>
            </w:r>
          </w:p>
          <w:p w14:paraId="51D3996A" w14:textId="77777777" w:rsidR="008C07FA" w:rsidRPr="00ED1C75" w:rsidRDefault="008C07FA" w:rsidP="008053E3">
            <w:pPr>
              <w:spacing w:line="240" w:lineRule="auto"/>
              <w:ind w:firstLine="0"/>
              <w:rPr>
                <w:szCs w:val="28"/>
              </w:rPr>
            </w:pPr>
            <w:r w:rsidRPr="00ED1C75">
              <w:rPr>
                <w:szCs w:val="28"/>
              </w:rPr>
              <w:t>Наименование организации</w:t>
            </w:r>
          </w:p>
          <w:p w14:paraId="3DB14FD9" w14:textId="77777777" w:rsidR="008C07FA" w:rsidRPr="00ED1C75" w:rsidRDefault="008C07FA" w:rsidP="008053E3">
            <w:pPr>
              <w:spacing w:line="240" w:lineRule="auto"/>
              <w:ind w:firstLine="0"/>
              <w:rPr>
                <w:szCs w:val="28"/>
              </w:rPr>
            </w:pPr>
            <w:r w:rsidRPr="00ED1C75">
              <w:rPr>
                <w:szCs w:val="28"/>
              </w:rPr>
              <w:t>Телефон</w:t>
            </w:r>
          </w:p>
          <w:p w14:paraId="56511797" w14:textId="77777777" w:rsidR="008C07FA" w:rsidRPr="00B6656E" w:rsidRDefault="008C07FA" w:rsidP="008053E3">
            <w:pPr>
              <w:spacing w:line="240" w:lineRule="auto"/>
              <w:ind w:firstLine="0"/>
              <w:rPr>
                <w:szCs w:val="28"/>
              </w:rPr>
            </w:pPr>
            <w:r w:rsidRPr="00ED1C75">
              <w:rPr>
                <w:szCs w:val="28"/>
              </w:rPr>
              <w:t xml:space="preserve">Электронная почта </w:t>
            </w:r>
          </w:p>
        </w:tc>
        <w:tc>
          <w:tcPr>
            <w:tcW w:w="2520" w:type="dxa"/>
          </w:tcPr>
          <w:p w14:paraId="0002DAF2" w14:textId="77777777" w:rsidR="008C07FA" w:rsidRPr="005F5878" w:rsidRDefault="008C07FA" w:rsidP="008053E3">
            <w:pPr>
              <w:spacing w:line="240" w:lineRule="auto"/>
              <w:ind w:firstLine="0"/>
              <w:rPr>
                <w:szCs w:val="28"/>
              </w:rPr>
            </w:pPr>
            <w:r w:rsidRPr="005F5878">
              <w:rPr>
                <w:szCs w:val="28"/>
              </w:rPr>
              <w:t>Грузоотправитель</w:t>
            </w:r>
          </w:p>
          <w:p w14:paraId="08961649" w14:textId="77777777" w:rsidR="008C07FA" w:rsidRPr="00B6656E" w:rsidRDefault="008C07FA" w:rsidP="008053E3">
            <w:pPr>
              <w:spacing w:line="240" w:lineRule="auto"/>
              <w:ind w:firstLine="0"/>
              <w:rPr>
                <w:szCs w:val="28"/>
              </w:rPr>
            </w:pPr>
          </w:p>
        </w:tc>
      </w:tr>
      <w:tr w:rsidR="008C07FA" w:rsidRPr="00ED1C75" w14:paraId="102ADD6B" w14:textId="77777777" w:rsidTr="008053E3">
        <w:trPr>
          <w:cantSplit/>
        </w:trPr>
        <w:tc>
          <w:tcPr>
            <w:tcW w:w="1207" w:type="dxa"/>
          </w:tcPr>
          <w:p w14:paraId="6DC2741A" w14:textId="77777777" w:rsidR="008C07FA" w:rsidRPr="00B6656E" w:rsidRDefault="008C07FA" w:rsidP="009078C4">
            <w:pPr>
              <w:numPr>
                <w:ilvl w:val="0"/>
                <w:numId w:val="6"/>
              </w:numPr>
              <w:spacing w:line="240" w:lineRule="auto"/>
              <w:ind w:left="0" w:firstLine="0"/>
              <w:rPr>
                <w:szCs w:val="28"/>
              </w:rPr>
            </w:pPr>
          </w:p>
        </w:tc>
        <w:tc>
          <w:tcPr>
            <w:tcW w:w="2967" w:type="dxa"/>
          </w:tcPr>
          <w:p w14:paraId="57ECFAF9" w14:textId="77777777" w:rsidR="008C07FA" w:rsidRPr="007B6D11" w:rsidRDefault="008C07FA" w:rsidP="008053E3">
            <w:pPr>
              <w:spacing w:line="240" w:lineRule="auto"/>
              <w:ind w:firstLine="0"/>
              <w:rPr>
                <w:szCs w:val="28"/>
                <w:lang w:eastAsia="zh-CN"/>
              </w:rPr>
            </w:pPr>
            <w:r w:rsidRPr="007B6D11">
              <w:rPr>
                <w:szCs w:val="28"/>
                <w:lang w:eastAsia="zh-CN"/>
              </w:rPr>
              <w:t>Грузополучатель</w:t>
            </w:r>
          </w:p>
          <w:p w14:paraId="3964F7F3" w14:textId="77777777" w:rsidR="008C07FA" w:rsidRPr="00B6656E" w:rsidRDefault="008C07FA" w:rsidP="008053E3">
            <w:pPr>
              <w:spacing w:line="240" w:lineRule="auto"/>
              <w:ind w:firstLine="0"/>
              <w:rPr>
                <w:szCs w:val="28"/>
              </w:rPr>
            </w:pPr>
          </w:p>
        </w:tc>
        <w:tc>
          <w:tcPr>
            <w:tcW w:w="3403" w:type="dxa"/>
          </w:tcPr>
          <w:p w14:paraId="718908C8" w14:textId="77777777" w:rsidR="008C07FA" w:rsidRPr="00ED1C75" w:rsidRDefault="008C07FA" w:rsidP="008053E3">
            <w:pPr>
              <w:spacing w:line="240" w:lineRule="auto"/>
              <w:ind w:firstLine="0"/>
              <w:rPr>
                <w:szCs w:val="28"/>
              </w:rPr>
            </w:pPr>
            <w:r w:rsidRPr="00ED1C75">
              <w:rPr>
                <w:szCs w:val="28"/>
              </w:rPr>
              <w:t>ID</w:t>
            </w:r>
          </w:p>
          <w:p w14:paraId="3122C2E3" w14:textId="77777777" w:rsidR="008C07FA" w:rsidRPr="00ED1C75" w:rsidRDefault="008C07FA" w:rsidP="008053E3">
            <w:pPr>
              <w:spacing w:line="240" w:lineRule="auto"/>
              <w:ind w:firstLine="0"/>
              <w:rPr>
                <w:szCs w:val="28"/>
              </w:rPr>
            </w:pPr>
            <w:r w:rsidRPr="00ED1C75">
              <w:rPr>
                <w:szCs w:val="28"/>
              </w:rPr>
              <w:t>ФИО</w:t>
            </w:r>
          </w:p>
          <w:p w14:paraId="1D9B5D67" w14:textId="77777777" w:rsidR="008C07FA" w:rsidRPr="00ED1C75" w:rsidRDefault="008C07FA" w:rsidP="008053E3">
            <w:pPr>
              <w:spacing w:line="240" w:lineRule="auto"/>
              <w:ind w:firstLine="0"/>
              <w:rPr>
                <w:szCs w:val="28"/>
              </w:rPr>
            </w:pPr>
            <w:r w:rsidRPr="00ED1C75">
              <w:rPr>
                <w:szCs w:val="28"/>
              </w:rPr>
              <w:t>Наименование организации</w:t>
            </w:r>
          </w:p>
          <w:p w14:paraId="6C5AF136" w14:textId="77777777" w:rsidR="008C07FA" w:rsidRPr="00ED1C75" w:rsidRDefault="008C07FA" w:rsidP="008053E3">
            <w:pPr>
              <w:spacing w:line="240" w:lineRule="auto"/>
              <w:ind w:firstLine="0"/>
              <w:rPr>
                <w:szCs w:val="28"/>
              </w:rPr>
            </w:pPr>
            <w:r w:rsidRPr="00ED1C75">
              <w:rPr>
                <w:szCs w:val="28"/>
              </w:rPr>
              <w:t>Телефон</w:t>
            </w:r>
          </w:p>
          <w:p w14:paraId="77E498AE" w14:textId="77777777" w:rsidR="008C07FA" w:rsidRPr="00B6656E" w:rsidRDefault="008C07FA" w:rsidP="008053E3">
            <w:pPr>
              <w:spacing w:line="240" w:lineRule="auto"/>
              <w:ind w:firstLine="0"/>
              <w:rPr>
                <w:szCs w:val="28"/>
              </w:rPr>
            </w:pPr>
            <w:r w:rsidRPr="00ED1C75">
              <w:rPr>
                <w:szCs w:val="28"/>
              </w:rPr>
              <w:t>Электронная почта</w:t>
            </w:r>
          </w:p>
        </w:tc>
        <w:tc>
          <w:tcPr>
            <w:tcW w:w="2520" w:type="dxa"/>
          </w:tcPr>
          <w:p w14:paraId="17C232FD" w14:textId="77777777" w:rsidR="008C07FA" w:rsidRPr="00B6656E" w:rsidRDefault="008C07FA" w:rsidP="008053E3">
            <w:pPr>
              <w:spacing w:line="240" w:lineRule="auto"/>
              <w:ind w:firstLine="0"/>
              <w:rPr>
                <w:szCs w:val="28"/>
              </w:rPr>
            </w:pPr>
          </w:p>
        </w:tc>
      </w:tr>
      <w:tr w:rsidR="008C07FA" w:rsidRPr="00ED1C75" w14:paraId="5F1ED199" w14:textId="77777777" w:rsidTr="008053E3">
        <w:trPr>
          <w:cantSplit/>
        </w:trPr>
        <w:tc>
          <w:tcPr>
            <w:tcW w:w="1207" w:type="dxa"/>
          </w:tcPr>
          <w:p w14:paraId="577D0C9D" w14:textId="77777777" w:rsidR="008C07FA" w:rsidRPr="00B6656E" w:rsidRDefault="008C07FA" w:rsidP="009078C4">
            <w:pPr>
              <w:numPr>
                <w:ilvl w:val="0"/>
                <w:numId w:val="6"/>
              </w:numPr>
              <w:spacing w:line="240" w:lineRule="auto"/>
              <w:ind w:left="0" w:firstLine="0"/>
              <w:rPr>
                <w:szCs w:val="28"/>
              </w:rPr>
            </w:pPr>
          </w:p>
        </w:tc>
        <w:tc>
          <w:tcPr>
            <w:tcW w:w="2967" w:type="dxa"/>
          </w:tcPr>
          <w:p w14:paraId="7359CC75" w14:textId="77777777" w:rsidR="008C07FA" w:rsidRPr="007B6D11" w:rsidRDefault="008C07FA" w:rsidP="008053E3">
            <w:pPr>
              <w:spacing w:line="240" w:lineRule="auto"/>
              <w:ind w:firstLine="0"/>
              <w:rPr>
                <w:szCs w:val="28"/>
                <w:lang w:eastAsia="zh-CN"/>
              </w:rPr>
            </w:pPr>
            <w:r w:rsidRPr="00ED1C75">
              <w:rPr>
                <w:szCs w:val="28"/>
              </w:rPr>
              <w:t>Заявка</w:t>
            </w:r>
          </w:p>
        </w:tc>
        <w:tc>
          <w:tcPr>
            <w:tcW w:w="3403" w:type="dxa"/>
          </w:tcPr>
          <w:p w14:paraId="57059425" w14:textId="77777777" w:rsidR="008C07FA" w:rsidRPr="00ED1C75" w:rsidRDefault="008C07FA" w:rsidP="008053E3">
            <w:pPr>
              <w:spacing w:line="240" w:lineRule="auto"/>
              <w:ind w:firstLine="0"/>
              <w:rPr>
                <w:szCs w:val="28"/>
              </w:rPr>
            </w:pPr>
            <w:r w:rsidRPr="00ED1C75">
              <w:rPr>
                <w:szCs w:val="28"/>
              </w:rPr>
              <w:t>ID</w:t>
            </w:r>
          </w:p>
          <w:p w14:paraId="0C114229" w14:textId="77777777" w:rsidR="008C07FA" w:rsidRPr="00ED1C75" w:rsidRDefault="008C07FA" w:rsidP="008053E3">
            <w:pPr>
              <w:spacing w:line="240" w:lineRule="auto"/>
              <w:ind w:firstLine="0"/>
              <w:rPr>
                <w:szCs w:val="28"/>
              </w:rPr>
            </w:pPr>
            <w:r w:rsidRPr="00ED1C75">
              <w:rPr>
                <w:szCs w:val="28"/>
              </w:rPr>
              <w:t>Дата подачи</w:t>
            </w:r>
          </w:p>
          <w:p w14:paraId="0D23D5E5" w14:textId="77777777" w:rsidR="008C07FA" w:rsidRPr="00ED1C75" w:rsidRDefault="008C07FA" w:rsidP="008053E3">
            <w:pPr>
              <w:spacing w:line="240" w:lineRule="auto"/>
              <w:ind w:firstLine="0"/>
              <w:rPr>
                <w:szCs w:val="28"/>
              </w:rPr>
            </w:pPr>
            <w:r w:rsidRPr="00ED1C75">
              <w:rPr>
                <w:szCs w:val="28"/>
              </w:rPr>
              <w:t>Описание груза</w:t>
            </w:r>
          </w:p>
          <w:p w14:paraId="32D1721B" w14:textId="77777777" w:rsidR="008C07FA" w:rsidRPr="00ED1C75" w:rsidRDefault="008C07FA" w:rsidP="008053E3">
            <w:pPr>
              <w:spacing w:line="240" w:lineRule="auto"/>
              <w:ind w:firstLine="0"/>
              <w:rPr>
                <w:szCs w:val="28"/>
              </w:rPr>
            </w:pPr>
            <w:r w:rsidRPr="00ED1C75">
              <w:rPr>
                <w:szCs w:val="28"/>
              </w:rPr>
              <w:t>Пункт отправления</w:t>
            </w:r>
          </w:p>
          <w:p w14:paraId="28134D54" w14:textId="77777777" w:rsidR="008C07FA" w:rsidRPr="00ED1C75" w:rsidRDefault="008C07FA" w:rsidP="008053E3">
            <w:pPr>
              <w:spacing w:line="240" w:lineRule="auto"/>
              <w:ind w:firstLine="0"/>
              <w:rPr>
                <w:szCs w:val="28"/>
              </w:rPr>
            </w:pPr>
            <w:r w:rsidRPr="00ED1C75">
              <w:rPr>
                <w:szCs w:val="28"/>
              </w:rPr>
              <w:t>Пункт назначения</w:t>
            </w:r>
          </w:p>
        </w:tc>
        <w:tc>
          <w:tcPr>
            <w:tcW w:w="2520" w:type="dxa"/>
          </w:tcPr>
          <w:p w14:paraId="078A48FD" w14:textId="77777777" w:rsidR="008C07FA" w:rsidRPr="00B6656E" w:rsidRDefault="008C07FA" w:rsidP="008053E3">
            <w:pPr>
              <w:spacing w:line="240" w:lineRule="auto"/>
              <w:ind w:firstLine="0"/>
              <w:rPr>
                <w:szCs w:val="28"/>
              </w:rPr>
            </w:pPr>
          </w:p>
        </w:tc>
      </w:tr>
      <w:tr w:rsidR="008C07FA" w:rsidRPr="00ED1C75" w14:paraId="5681C0BB" w14:textId="77777777" w:rsidTr="008053E3">
        <w:trPr>
          <w:cantSplit/>
        </w:trPr>
        <w:tc>
          <w:tcPr>
            <w:tcW w:w="1207" w:type="dxa"/>
          </w:tcPr>
          <w:p w14:paraId="3C5BC38F" w14:textId="77777777" w:rsidR="008C07FA" w:rsidRPr="00B6656E" w:rsidRDefault="008C07FA" w:rsidP="009078C4">
            <w:pPr>
              <w:numPr>
                <w:ilvl w:val="0"/>
                <w:numId w:val="6"/>
              </w:numPr>
              <w:spacing w:line="240" w:lineRule="auto"/>
              <w:ind w:left="0" w:firstLine="0"/>
              <w:rPr>
                <w:szCs w:val="28"/>
              </w:rPr>
            </w:pPr>
          </w:p>
        </w:tc>
        <w:tc>
          <w:tcPr>
            <w:tcW w:w="2967" w:type="dxa"/>
          </w:tcPr>
          <w:p w14:paraId="276A0AC9" w14:textId="77777777" w:rsidR="008C07FA" w:rsidRPr="007B6D11" w:rsidRDefault="008C07FA" w:rsidP="008053E3">
            <w:pPr>
              <w:spacing w:line="240" w:lineRule="auto"/>
              <w:ind w:firstLine="0"/>
              <w:rPr>
                <w:szCs w:val="28"/>
                <w:lang w:eastAsia="zh-CN"/>
              </w:rPr>
            </w:pPr>
            <w:r w:rsidRPr="00ED1C75">
              <w:rPr>
                <w:szCs w:val="28"/>
              </w:rPr>
              <w:t>Договор перевозки</w:t>
            </w:r>
          </w:p>
        </w:tc>
        <w:tc>
          <w:tcPr>
            <w:tcW w:w="3403" w:type="dxa"/>
          </w:tcPr>
          <w:p w14:paraId="2A2C7F96" w14:textId="77777777" w:rsidR="008C07FA" w:rsidRPr="00ED1C75" w:rsidRDefault="008C07FA" w:rsidP="008053E3">
            <w:pPr>
              <w:spacing w:line="240" w:lineRule="auto"/>
              <w:ind w:firstLine="0"/>
              <w:rPr>
                <w:szCs w:val="28"/>
              </w:rPr>
            </w:pPr>
            <w:r w:rsidRPr="00ED1C75">
              <w:rPr>
                <w:szCs w:val="28"/>
              </w:rPr>
              <w:t>ID</w:t>
            </w:r>
          </w:p>
          <w:p w14:paraId="08276AAC" w14:textId="77777777" w:rsidR="008C07FA" w:rsidRPr="00ED1C75" w:rsidRDefault="008C07FA" w:rsidP="008053E3">
            <w:pPr>
              <w:spacing w:line="240" w:lineRule="auto"/>
              <w:ind w:firstLine="0"/>
              <w:rPr>
                <w:szCs w:val="28"/>
              </w:rPr>
            </w:pPr>
            <w:r w:rsidRPr="00ED1C75">
              <w:rPr>
                <w:szCs w:val="28"/>
              </w:rPr>
              <w:t>Дата заключения</w:t>
            </w:r>
          </w:p>
          <w:p w14:paraId="6B33FF68" w14:textId="77777777" w:rsidR="008C07FA" w:rsidRPr="00ED1C75" w:rsidRDefault="008C07FA" w:rsidP="008053E3">
            <w:pPr>
              <w:spacing w:line="240" w:lineRule="auto"/>
              <w:ind w:firstLine="0"/>
              <w:rPr>
                <w:szCs w:val="28"/>
              </w:rPr>
            </w:pPr>
            <w:r w:rsidRPr="00ED1C75">
              <w:rPr>
                <w:szCs w:val="28"/>
              </w:rPr>
              <w:t>Статус конфиденциальности</w:t>
            </w:r>
          </w:p>
          <w:p w14:paraId="44DA1817" w14:textId="77777777" w:rsidR="008C07FA" w:rsidRPr="00ED1C75" w:rsidRDefault="008C07FA" w:rsidP="008053E3">
            <w:pPr>
              <w:spacing w:line="240" w:lineRule="auto"/>
              <w:ind w:firstLine="0"/>
              <w:rPr>
                <w:szCs w:val="28"/>
              </w:rPr>
            </w:pPr>
            <w:r w:rsidRPr="00ED1C75">
              <w:rPr>
                <w:szCs w:val="28"/>
              </w:rPr>
              <w:t>ID заявки</w:t>
            </w:r>
          </w:p>
        </w:tc>
        <w:tc>
          <w:tcPr>
            <w:tcW w:w="2520" w:type="dxa"/>
          </w:tcPr>
          <w:p w14:paraId="7DDB05FD" w14:textId="77777777" w:rsidR="008C07FA" w:rsidRPr="00B6656E" w:rsidRDefault="008C07FA" w:rsidP="008053E3">
            <w:pPr>
              <w:spacing w:line="240" w:lineRule="auto"/>
              <w:ind w:firstLine="0"/>
              <w:rPr>
                <w:szCs w:val="28"/>
              </w:rPr>
            </w:pPr>
          </w:p>
        </w:tc>
      </w:tr>
      <w:tr w:rsidR="008C07FA" w:rsidRPr="00ED1C75" w14:paraId="61049FC2" w14:textId="77777777" w:rsidTr="008053E3">
        <w:trPr>
          <w:cantSplit/>
        </w:trPr>
        <w:tc>
          <w:tcPr>
            <w:tcW w:w="1207" w:type="dxa"/>
          </w:tcPr>
          <w:p w14:paraId="4ACBAFA8" w14:textId="77777777" w:rsidR="008C07FA" w:rsidRPr="00B6656E" w:rsidRDefault="008C07FA" w:rsidP="009078C4">
            <w:pPr>
              <w:numPr>
                <w:ilvl w:val="0"/>
                <w:numId w:val="6"/>
              </w:numPr>
              <w:spacing w:line="240" w:lineRule="auto"/>
              <w:ind w:left="0" w:firstLine="0"/>
              <w:rPr>
                <w:szCs w:val="28"/>
              </w:rPr>
            </w:pPr>
          </w:p>
        </w:tc>
        <w:tc>
          <w:tcPr>
            <w:tcW w:w="2967" w:type="dxa"/>
          </w:tcPr>
          <w:p w14:paraId="031EA530" w14:textId="77777777" w:rsidR="008C07FA" w:rsidRPr="007B6D11" w:rsidRDefault="008C07FA" w:rsidP="008053E3">
            <w:pPr>
              <w:spacing w:line="240" w:lineRule="auto"/>
              <w:ind w:firstLine="0"/>
              <w:rPr>
                <w:szCs w:val="28"/>
                <w:lang w:eastAsia="zh-CN"/>
              </w:rPr>
            </w:pPr>
            <w:r w:rsidRPr="00ED1C75">
              <w:rPr>
                <w:szCs w:val="28"/>
              </w:rPr>
              <w:t>Согласие на перевозку</w:t>
            </w:r>
          </w:p>
        </w:tc>
        <w:tc>
          <w:tcPr>
            <w:tcW w:w="3403" w:type="dxa"/>
          </w:tcPr>
          <w:p w14:paraId="49B3DE28" w14:textId="77777777" w:rsidR="008C07FA" w:rsidRPr="00ED1C75" w:rsidRDefault="008C07FA" w:rsidP="008053E3">
            <w:pPr>
              <w:spacing w:line="240" w:lineRule="auto"/>
              <w:ind w:firstLine="0"/>
              <w:rPr>
                <w:szCs w:val="28"/>
              </w:rPr>
            </w:pPr>
            <w:r w:rsidRPr="00ED1C75">
              <w:rPr>
                <w:szCs w:val="28"/>
              </w:rPr>
              <w:t>ID</w:t>
            </w:r>
          </w:p>
          <w:p w14:paraId="145E7576" w14:textId="77777777" w:rsidR="008C07FA" w:rsidRPr="00ED1C75" w:rsidRDefault="008C07FA" w:rsidP="008053E3">
            <w:pPr>
              <w:spacing w:line="240" w:lineRule="auto"/>
              <w:ind w:firstLine="0"/>
              <w:rPr>
                <w:szCs w:val="28"/>
              </w:rPr>
            </w:pPr>
            <w:r w:rsidRPr="00ED1C75">
              <w:rPr>
                <w:szCs w:val="28"/>
              </w:rPr>
              <w:t>Дата выдачи</w:t>
            </w:r>
          </w:p>
          <w:p w14:paraId="06CCDA95" w14:textId="77777777" w:rsidR="008C07FA" w:rsidRPr="00ED1C75" w:rsidRDefault="008C07FA" w:rsidP="008053E3">
            <w:pPr>
              <w:spacing w:line="240" w:lineRule="auto"/>
              <w:ind w:firstLine="0"/>
              <w:rPr>
                <w:szCs w:val="28"/>
              </w:rPr>
            </w:pPr>
            <w:r w:rsidRPr="00ED1C75">
              <w:rPr>
                <w:szCs w:val="28"/>
              </w:rPr>
              <w:t>ID договора</w:t>
            </w:r>
          </w:p>
        </w:tc>
        <w:tc>
          <w:tcPr>
            <w:tcW w:w="2520" w:type="dxa"/>
          </w:tcPr>
          <w:p w14:paraId="7BEA27C5" w14:textId="77777777" w:rsidR="008C07FA" w:rsidRPr="00B6656E" w:rsidRDefault="008C07FA" w:rsidP="008053E3">
            <w:pPr>
              <w:spacing w:line="240" w:lineRule="auto"/>
              <w:ind w:firstLine="0"/>
              <w:rPr>
                <w:szCs w:val="28"/>
              </w:rPr>
            </w:pPr>
          </w:p>
        </w:tc>
      </w:tr>
    </w:tbl>
    <w:p w14:paraId="0971C499" w14:textId="77777777" w:rsidR="008C07FA" w:rsidRDefault="008C07FA" w:rsidP="008C07FA">
      <w:r>
        <w:br w:type="page"/>
      </w:r>
    </w:p>
    <w:p w14:paraId="6C8FE35E" w14:textId="77777777" w:rsidR="008C07FA" w:rsidRDefault="008C07FA" w:rsidP="008C07FA">
      <w:r>
        <w:lastRenderedPageBreak/>
        <w:t>Продолжение таблицы 2.</w:t>
      </w:r>
    </w:p>
    <w:tbl>
      <w:tblPr>
        <w:tblW w:w="10097"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7"/>
        <w:gridCol w:w="2967"/>
        <w:gridCol w:w="3403"/>
        <w:gridCol w:w="2520"/>
      </w:tblGrid>
      <w:tr w:rsidR="008C07FA" w:rsidRPr="00ED1C75" w14:paraId="6151CB45" w14:textId="77777777" w:rsidTr="008053E3">
        <w:trPr>
          <w:cantSplit/>
        </w:trPr>
        <w:tc>
          <w:tcPr>
            <w:tcW w:w="1207" w:type="dxa"/>
          </w:tcPr>
          <w:p w14:paraId="6712796B" w14:textId="77777777" w:rsidR="008C07FA" w:rsidRPr="00B6656E" w:rsidRDefault="008C07FA" w:rsidP="009078C4">
            <w:pPr>
              <w:numPr>
                <w:ilvl w:val="0"/>
                <w:numId w:val="6"/>
              </w:numPr>
              <w:spacing w:line="240" w:lineRule="auto"/>
              <w:ind w:left="0" w:firstLine="0"/>
              <w:rPr>
                <w:szCs w:val="28"/>
              </w:rPr>
            </w:pPr>
          </w:p>
        </w:tc>
        <w:tc>
          <w:tcPr>
            <w:tcW w:w="2967" w:type="dxa"/>
          </w:tcPr>
          <w:p w14:paraId="4AC8E9D8" w14:textId="77777777" w:rsidR="008C07FA" w:rsidRPr="007B6D11" w:rsidRDefault="008C07FA" w:rsidP="008053E3">
            <w:pPr>
              <w:spacing w:line="240" w:lineRule="auto"/>
              <w:ind w:firstLine="0"/>
              <w:rPr>
                <w:szCs w:val="28"/>
                <w:lang w:eastAsia="zh-CN"/>
              </w:rPr>
            </w:pPr>
            <w:r w:rsidRPr="00ED1C75">
              <w:rPr>
                <w:szCs w:val="28"/>
              </w:rPr>
              <w:t>Электронная накладная</w:t>
            </w:r>
          </w:p>
        </w:tc>
        <w:tc>
          <w:tcPr>
            <w:tcW w:w="3403" w:type="dxa"/>
          </w:tcPr>
          <w:p w14:paraId="18BFD37F" w14:textId="77777777" w:rsidR="008C07FA" w:rsidRPr="00ED1C75" w:rsidRDefault="008C07FA" w:rsidP="008053E3">
            <w:pPr>
              <w:spacing w:line="240" w:lineRule="auto"/>
              <w:ind w:firstLine="0"/>
              <w:rPr>
                <w:szCs w:val="28"/>
              </w:rPr>
            </w:pPr>
            <w:r w:rsidRPr="00ED1C75">
              <w:rPr>
                <w:szCs w:val="28"/>
              </w:rPr>
              <w:t>ID</w:t>
            </w:r>
          </w:p>
          <w:p w14:paraId="12216251" w14:textId="77777777" w:rsidR="008C07FA" w:rsidRPr="00ED1C75" w:rsidRDefault="008C07FA" w:rsidP="008053E3">
            <w:pPr>
              <w:spacing w:line="240" w:lineRule="auto"/>
              <w:ind w:firstLine="0"/>
              <w:rPr>
                <w:szCs w:val="28"/>
              </w:rPr>
            </w:pPr>
            <w:r w:rsidRPr="00ED1C75">
              <w:rPr>
                <w:szCs w:val="28"/>
              </w:rPr>
              <w:t>Дата оформления</w:t>
            </w:r>
          </w:p>
          <w:p w14:paraId="25C5733A" w14:textId="77777777" w:rsidR="008C07FA" w:rsidRPr="00ED1C75" w:rsidRDefault="008C07FA" w:rsidP="008053E3">
            <w:pPr>
              <w:spacing w:line="240" w:lineRule="auto"/>
              <w:ind w:firstLine="0"/>
              <w:rPr>
                <w:szCs w:val="28"/>
              </w:rPr>
            </w:pPr>
            <w:r w:rsidRPr="00ED1C75">
              <w:rPr>
                <w:szCs w:val="28"/>
              </w:rPr>
              <w:t>ID груза</w:t>
            </w:r>
          </w:p>
          <w:p w14:paraId="22E23B95" w14:textId="77777777" w:rsidR="008C07FA" w:rsidRPr="00ED1C75" w:rsidRDefault="008C07FA" w:rsidP="008053E3">
            <w:pPr>
              <w:spacing w:line="240" w:lineRule="auto"/>
              <w:ind w:firstLine="0"/>
              <w:rPr>
                <w:szCs w:val="28"/>
              </w:rPr>
            </w:pPr>
            <w:r w:rsidRPr="00ED1C75">
              <w:rPr>
                <w:szCs w:val="28"/>
              </w:rPr>
              <w:t>ID предыдущей ЭН</w:t>
            </w:r>
          </w:p>
          <w:p w14:paraId="6CCC80B9" w14:textId="7BB64C9A" w:rsidR="008C07FA" w:rsidRDefault="008C07FA" w:rsidP="008053E3">
            <w:pPr>
              <w:spacing w:line="240" w:lineRule="auto"/>
              <w:ind w:firstLine="0"/>
              <w:rPr>
                <w:szCs w:val="28"/>
              </w:rPr>
            </w:pPr>
            <w:r w:rsidRPr="00ED1C75">
              <w:rPr>
                <w:szCs w:val="28"/>
              </w:rPr>
              <w:t>ID ТП</w:t>
            </w:r>
          </w:p>
          <w:p w14:paraId="1BA5A0F1" w14:textId="0BFD1A97" w:rsidR="007B564E" w:rsidRPr="00ED1C75" w:rsidRDefault="007B564E" w:rsidP="008053E3">
            <w:pPr>
              <w:spacing w:line="240" w:lineRule="auto"/>
              <w:ind w:firstLine="0"/>
              <w:rPr>
                <w:szCs w:val="28"/>
              </w:rPr>
            </w:pPr>
            <w:r>
              <w:rPr>
                <w:szCs w:val="28"/>
              </w:rPr>
              <w:t>Вид транспорта</w:t>
            </w:r>
          </w:p>
          <w:p w14:paraId="7C7338F5" w14:textId="77777777" w:rsidR="008C07FA" w:rsidRPr="00ED1C75" w:rsidRDefault="008C07FA" w:rsidP="008053E3">
            <w:pPr>
              <w:spacing w:line="240" w:lineRule="auto"/>
              <w:ind w:firstLine="0"/>
              <w:rPr>
                <w:szCs w:val="28"/>
              </w:rPr>
            </w:pPr>
            <w:r w:rsidRPr="00ED1C75">
              <w:rPr>
                <w:szCs w:val="28"/>
              </w:rPr>
              <w:t>Дата прибытия</w:t>
            </w:r>
          </w:p>
          <w:p w14:paraId="6B5D03AA" w14:textId="77777777" w:rsidR="008C07FA" w:rsidRPr="00ED1C75" w:rsidRDefault="008C07FA" w:rsidP="008053E3">
            <w:pPr>
              <w:spacing w:line="240" w:lineRule="auto"/>
              <w:ind w:firstLine="0"/>
              <w:rPr>
                <w:szCs w:val="28"/>
              </w:rPr>
            </w:pPr>
            <w:r w:rsidRPr="00ED1C75">
              <w:rPr>
                <w:szCs w:val="28"/>
              </w:rPr>
              <w:t>Дата отправки</w:t>
            </w:r>
          </w:p>
        </w:tc>
        <w:tc>
          <w:tcPr>
            <w:tcW w:w="2520" w:type="dxa"/>
          </w:tcPr>
          <w:p w14:paraId="6A6289EA" w14:textId="77777777" w:rsidR="008C07FA" w:rsidRPr="00B6656E" w:rsidRDefault="008C07FA" w:rsidP="008053E3">
            <w:pPr>
              <w:spacing w:line="240" w:lineRule="auto"/>
              <w:ind w:firstLine="0"/>
              <w:rPr>
                <w:szCs w:val="28"/>
              </w:rPr>
            </w:pPr>
          </w:p>
        </w:tc>
      </w:tr>
      <w:tr w:rsidR="008C07FA" w:rsidRPr="00ED1C75" w14:paraId="08D0CB11" w14:textId="77777777" w:rsidTr="008053E3">
        <w:trPr>
          <w:cantSplit/>
        </w:trPr>
        <w:tc>
          <w:tcPr>
            <w:tcW w:w="1207" w:type="dxa"/>
          </w:tcPr>
          <w:p w14:paraId="19EFFA2C" w14:textId="77777777" w:rsidR="008C07FA" w:rsidRPr="00B6656E" w:rsidRDefault="008C07FA" w:rsidP="009078C4">
            <w:pPr>
              <w:numPr>
                <w:ilvl w:val="0"/>
                <w:numId w:val="6"/>
              </w:numPr>
              <w:spacing w:line="240" w:lineRule="auto"/>
              <w:ind w:left="0" w:firstLine="0"/>
              <w:rPr>
                <w:szCs w:val="28"/>
              </w:rPr>
            </w:pPr>
          </w:p>
        </w:tc>
        <w:tc>
          <w:tcPr>
            <w:tcW w:w="2967" w:type="dxa"/>
          </w:tcPr>
          <w:p w14:paraId="265D373D" w14:textId="77777777" w:rsidR="008C07FA" w:rsidRPr="007B6D11" w:rsidRDefault="008C07FA" w:rsidP="008053E3">
            <w:pPr>
              <w:spacing w:line="240" w:lineRule="auto"/>
              <w:ind w:firstLine="0"/>
              <w:rPr>
                <w:szCs w:val="28"/>
                <w:lang w:eastAsia="zh-CN"/>
              </w:rPr>
            </w:pPr>
            <w:r w:rsidRPr="00ED1C75">
              <w:rPr>
                <w:szCs w:val="28"/>
              </w:rPr>
              <w:t>Акт досмотра</w:t>
            </w:r>
          </w:p>
        </w:tc>
        <w:tc>
          <w:tcPr>
            <w:tcW w:w="3403" w:type="dxa"/>
          </w:tcPr>
          <w:p w14:paraId="611CDD0D" w14:textId="77777777" w:rsidR="008C07FA" w:rsidRPr="008C07FA" w:rsidRDefault="008C07FA" w:rsidP="008053E3">
            <w:pPr>
              <w:spacing w:line="240" w:lineRule="auto"/>
              <w:ind w:firstLine="0"/>
              <w:rPr>
                <w:szCs w:val="28"/>
              </w:rPr>
            </w:pPr>
            <w:r w:rsidRPr="00ED1C75">
              <w:rPr>
                <w:szCs w:val="28"/>
                <w:lang w:val="en-US"/>
              </w:rPr>
              <w:t>ID</w:t>
            </w:r>
          </w:p>
          <w:p w14:paraId="2B5916E9" w14:textId="77777777" w:rsidR="008C07FA" w:rsidRPr="00ED1C75" w:rsidRDefault="008C07FA" w:rsidP="008053E3">
            <w:pPr>
              <w:spacing w:line="240" w:lineRule="auto"/>
              <w:ind w:firstLine="0"/>
              <w:rPr>
                <w:szCs w:val="28"/>
              </w:rPr>
            </w:pPr>
            <w:r w:rsidRPr="00ED1C75">
              <w:rPr>
                <w:szCs w:val="28"/>
                <w:lang w:val="en-US"/>
              </w:rPr>
              <w:t>ID</w:t>
            </w:r>
            <w:r w:rsidRPr="00ED1C75">
              <w:rPr>
                <w:szCs w:val="28"/>
              </w:rPr>
              <w:t xml:space="preserve"> ЭН</w:t>
            </w:r>
          </w:p>
          <w:p w14:paraId="13D0C4A9" w14:textId="77777777" w:rsidR="008C07FA" w:rsidRPr="00ED1C75" w:rsidRDefault="008C07FA" w:rsidP="008053E3">
            <w:pPr>
              <w:spacing w:line="240" w:lineRule="auto"/>
              <w:ind w:firstLine="0"/>
              <w:rPr>
                <w:szCs w:val="28"/>
              </w:rPr>
            </w:pPr>
            <w:r w:rsidRPr="00ED1C75">
              <w:rPr>
                <w:szCs w:val="28"/>
              </w:rPr>
              <w:t>Результат («успешно»</w:t>
            </w:r>
            <w:proofErr w:type="gramStart"/>
            <w:r w:rsidRPr="00ED1C75">
              <w:rPr>
                <w:szCs w:val="28"/>
              </w:rPr>
              <w:t>/«</w:t>
            </w:r>
            <w:proofErr w:type="gramEnd"/>
            <w:r w:rsidRPr="00ED1C75">
              <w:rPr>
                <w:szCs w:val="28"/>
              </w:rPr>
              <w:t>неуспешно»)</w:t>
            </w:r>
          </w:p>
        </w:tc>
        <w:tc>
          <w:tcPr>
            <w:tcW w:w="2520" w:type="dxa"/>
          </w:tcPr>
          <w:p w14:paraId="4B153CF8" w14:textId="77777777" w:rsidR="008C07FA" w:rsidRPr="00B6656E" w:rsidRDefault="008C07FA" w:rsidP="008053E3">
            <w:pPr>
              <w:spacing w:line="240" w:lineRule="auto"/>
              <w:ind w:firstLine="0"/>
              <w:rPr>
                <w:szCs w:val="28"/>
              </w:rPr>
            </w:pPr>
          </w:p>
        </w:tc>
      </w:tr>
      <w:tr w:rsidR="008C07FA" w:rsidRPr="00ED1C75" w14:paraId="344FE47D" w14:textId="77777777" w:rsidTr="008053E3">
        <w:trPr>
          <w:cantSplit/>
        </w:trPr>
        <w:tc>
          <w:tcPr>
            <w:tcW w:w="1207" w:type="dxa"/>
          </w:tcPr>
          <w:p w14:paraId="4D0AFDE7" w14:textId="77777777" w:rsidR="008C07FA" w:rsidRPr="00B6656E" w:rsidRDefault="008C07FA" w:rsidP="009078C4">
            <w:pPr>
              <w:numPr>
                <w:ilvl w:val="0"/>
                <w:numId w:val="6"/>
              </w:numPr>
              <w:spacing w:line="240" w:lineRule="auto"/>
              <w:ind w:left="0" w:firstLine="0"/>
              <w:rPr>
                <w:szCs w:val="28"/>
              </w:rPr>
            </w:pPr>
          </w:p>
        </w:tc>
        <w:tc>
          <w:tcPr>
            <w:tcW w:w="2967" w:type="dxa"/>
          </w:tcPr>
          <w:p w14:paraId="39BB5FA2" w14:textId="77777777" w:rsidR="008C07FA" w:rsidRPr="00B6656E" w:rsidRDefault="008C07FA" w:rsidP="008053E3">
            <w:pPr>
              <w:spacing w:line="240" w:lineRule="auto"/>
              <w:ind w:firstLine="0"/>
              <w:rPr>
                <w:szCs w:val="28"/>
              </w:rPr>
            </w:pPr>
            <w:r w:rsidRPr="00ED1C75">
              <w:rPr>
                <w:szCs w:val="28"/>
              </w:rPr>
              <w:t>Груз</w:t>
            </w:r>
          </w:p>
        </w:tc>
        <w:tc>
          <w:tcPr>
            <w:tcW w:w="3403" w:type="dxa"/>
          </w:tcPr>
          <w:p w14:paraId="6450A616" w14:textId="77777777" w:rsidR="008C07FA" w:rsidRPr="008C07FA" w:rsidRDefault="008C07FA" w:rsidP="008053E3">
            <w:pPr>
              <w:spacing w:line="240" w:lineRule="auto"/>
              <w:ind w:firstLine="0"/>
              <w:rPr>
                <w:szCs w:val="28"/>
              </w:rPr>
            </w:pPr>
            <w:r w:rsidRPr="00ED1C75">
              <w:rPr>
                <w:szCs w:val="28"/>
                <w:lang w:val="en-US"/>
              </w:rPr>
              <w:t>ID</w:t>
            </w:r>
          </w:p>
          <w:p w14:paraId="05008AD7" w14:textId="77777777" w:rsidR="008C07FA" w:rsidRPr="00ED1C75" w:rsidRDefault="008C07FA" w:rsidP="008053E3">
            <w:pPr>
              <w:spacing w:line="240" w:lineRule="auto"/>
              <w:ind w:firstLine="0"/>
              <w:rPr>
                <w:szCs w:val="28"/>
              </w:rPr>
            </w:pPr>
            <w:r w:rsidRPr="00ED1C75">
              <w:rPr>
                <w:szCs w:val="28"/>
              </w:rPr>
              <w:t>Описание</w:t>
            </w:r>
          </w:p>
          <w:p w14:paraId="00DAFC5A" w14:textId="77777777" w:rsidR="008C07FA" w:rsidRPr="00ED1C75" w:rsidRDefault="008C07FA" w:rsidP="008053E3">
            <w:pPr>
              <w:spacing w:line="240" w:lineRule="auto"/>
              <w:ind w:firstLine="0"/>
              <w:rPr>
                <w:szCs w:val="28"/>
              </w:rPr>
            </w:pPr>
            <w:r w:rsidRPr="00ED1C75">
              <w:rPr>
                <w:szCs w:val="28"/>
              </w:rPr>
              <w:t>Статус</w:t>
            </w:r>
          </w:p>
          <w:p w14:paraId="6C0FBC8B" w14:textId="77777777" w:rsidR="008C07FA" w:rsidRPr="00B6656E" w:rsidRDefault="008C07FA" w:rsidP="008053E3">
            <w:pPr>
              <w:spacing w:line="240" w:lineRule="auto"/>
              <w:ind w:firstLine="0"/>
              <w:rPr>
                <w:szCs w:val="28"/>
              </w:rPr>
            </w:pPr>
            <w:r w:rsidRPr="00ED1C75">
              <w:rPr>
                <w:szCs w:val="28"/>
              </w:rPr>
              <w:t>Текущее местоположение</w:t>
            </w:r>
          </w:p>
        </w:tc>
        <w:tc>
          <w:tcPr>
            <w:tcW w:w="2520" w:type="dxa"/>
          </w:tcPr>
          <w:p w14:paraId="32C11503" w14:textId="77777777" w:rsidR="008C07FA" w:rsidRPr="00B6656E" w:rsidRDefault="008C07FA" w:rsidP="008053E3">
            <w:pPr>
              <w:spacing w:line="240" w:lineRule="auto"/>
              <w:ind w:firstLine="0"/>
              <w:rPr>
                <w:szCs w:val="28"/>
              </w:rPr>
            </w:pPr>
          </w:p>
        </w:tc>
      </w:tr>
      <w:tr w:rsidR="008C07FA" w:rsidRPr="00ED1C75" w14:paraId="5561B2EB" w14:textId="77777777" w:rsidTr="008053E3">
        <w:trPr>
          <w:cantSplit/>
        </w:trPr>
        <w:tc>
          <w:tcPr>
            <w:tcW w:w="1207" w:type="dxa"/>
          </w:tcPr>
          <w:p w14:paraId="77FD656D" w14:textId="77777777" w:rsidR="008C07FA" w:rsidRPr="00B6656E" w:rsidRDefault="008C07FA" w:rsidP="009078C4">
            <w:pPr>
              <w:numPr>
                <w:ilvl w:val="0"/>
                <w:numId w:val="6"/>
              </w:numPr>
              <w:spacing w:line="240" w:lineRule="auto"/>
              <w:ind w:left="0" w:firstLine="0"/>
              <w:rPr>
                <w:szCs w:val="28"/>
              </w:rPr>
            </w:pPr>
          </w:p>
        </w:tc>
        <w:tc>
          <w:tcPr>
            <w:tcW w:w="2967" w:type="dxa"/>
          </w:tcPr>
          <w:p w14:paraId="4F28F484" w14:textId="77777777" w:rsidR="008C07FA" w:rsidRPr="00ED1C75" w:rsidRDefault="008C07FA" w:rsidP="008053E3">
            <w:pPr>
              <w:spacing w:line="240" w:lineRule="auto"/>
              <w:ind w:firstLine="0"/>
              <w:rPr>
                <w:szCs w:val="28"/>
              </w:rPr>
            </w:pPr>
            <w:r w:rsidRPr="00ED1C75">
              <w:rPr>
                <w:szCs w:val="28"/>
              </w:rPr>
              <w:t>Точка перевалки</w:t>
            </w:r>
          </w:p>
        </w:tc>
        <w:tc>
          <w:tcPr>
            <w:tcW w:w="3403" w:type="dxa"/>
          </w:tcPr>
          <w:p w14:paraId="713957C6" w14:textId="77777777" w:rsidR="008C07FA" w:rsidRPr="00ED1C75" w:rsidRDefault="008C07FA" w:rsidP="008053E3">
            <w:pPr>
              <w:spacing w:line="240" w:lineRule="auto"/>
              <w:ind w:firstLine="0"/>
              <w:rPr>
                <w:szCs w:val="28"/>
                <w:lang w:val="en-US"/>
              </w:rPr>
            </w:pPr>
            <w:r w:rsidRPr="00ED1C75">
              <w:rPr>
                <w:szCs w:val="28"/>
                <w:lang w:val="en-US"/>
              </w:rPr>
              <w:t>ID</w:t>
            </w:r>
          </w:p>
          <w:p w14:paraId="3FE92F61" w14:textId="77777777" w:rsidR="008C07FA" w:rsidRPr="00ED1C75" w:rsidRDefault="008C07FA" w:rsidP="008053E3">
            <w:pPr>
              <w:spacing w:line="240" w:lineRule="auto"/>
              <w:ind w:firstLine="0"/>
              <w:rPr>
                <w:szCs w:val="28"/>
              </w:rPr>
            </w:pPr>
            <w:r w:rsidRPr="00ED1C75">
              <w:rPr>
                <w:szCs w:val="28"/>
              </w:rPr>
              <w:t>Адрес</w:t>
            </w:r>
          </w:p>
          <w:p w14:paraId="6FCB7E2B" w14:textId="77777777" w:rsidR="008C07FA" w:rsidRPr="00ED1C75" w:rsidRDefault="008C07FA" w:rsidP="008053E3">
            <w:pPr>
              <w:spacing w:line="240" w:lineRule="auto"/>
              <w:ind w:firstLine="0"/>
              <w:rPr>
                <w:szCs w:val="28"/>
              </w:rPr>
            </w:pPr>
            <w:r w:rsidRPr="00ED1C75">
              <w:rPr>
                <w:szCs w:val="28"/>
              </w:rPr>
              <w:t>Контакт агента</w:t>
            </w:r>
          </w:p>
        </w:tc>
        <w:tc>
          <w:tcPr>
            <w:tcW w:w="2520" w:type="dxa"/>
          </w:tcPr>
          <w:p w14:paraId="6CB420F8" w14:textId="77777777" w:rsidR="008C07FA" w:rsidRPr="00B6656E" w:rsidRDefault="008C07FA" w:rsidP="008053E3">
            <w:pPr>
              <w:spacing w:line="240" w:lineRule="auto"/>
              <w:ind w:firstLine="0"/>
              <w:rPr>
                <w:szCs w:val="28"/>
              </w:rPr>
            </w:pPr>
          </w:p>
        </w:tc>
      </w:tr>
      <w:tr w:rsidR="008C07FA" w:rsidRPr="00ED1C75" w14:paraId="5A5D39C9" w14:textId="77777777" w:rsidTr="008053E3">
        <w:trPr>
          <w:cantSplit/>
        </w:trPr>
        <w:tc>
          <w:tcPr>
            <w:tcW w:w="1207" w:type="dxa"/>
          </w:tcPr>
          <w:p w14:paraId="2019BFB5" w14:textId="77777777" w:rsidR="008C07FA" w:rsidRPr="00B6656E" w:rsidRDefault="008C07FA" w:rsidP="009078C4">
            <w:pPr>
              <w:numPr>
                <w:ilvl w:val="0"/>
                <w:numId w:val="6"/>
              </w:numPr>
              <w:spacing w:line="240" w:lineRule="auto"/>
              <w:ind w:left="0" w:firstLine="0"/>
              <w:rPr>
                <w:szCs w:val="28"/>
              </w:rPr>
            </w:pPr>
          </w:p>
        </w:tc>
        <w:tc>
          <w:tcPr>
            <w:tcW w:w="2967" w:type="dxa"/>
          </w:tcPr>
          <w:p w14:paraId="16DC5088" w14:textId="77777777" w:rsidR="008C07FA" w:rsidRPr="00ED1C75" w:rsidRDefault="008C07FA" w:rsidP="008053E3">
            <w:pPr>
              <w:spacing w:line="240" w:lineRule="auto"/>
              <w:ind w:firstLine="0"/>
              <w:rPr>
                <w:szCs w:val="28"/>
              </w:rPr>
            </w:pPr>
            <w:r w:rsidRPr="00ED1C75">
              <w:rPr>
                <w:szCs w:val="28"/>
              </w:rPr>
              <w:t>Агент</w:t>
            </w:r>
          </w:p>
        </w:tc>
        <w:tc>
          <w:tcPr>
            <w:tcW w:w="3403" w:type="dxa"/>
          </w:tcPr>
          <w:p w14:paraId="1D0A39B7" w14:textId="77777777" w:rsidR="008C07FA" w:rsidRPr="00ED1C75" w:rsidRDefault="008C07FA" w:rsidP="008053E3">
            <w:pPr>
              <w:spacing w:line="240" w:lineRule="auto"/>
              <w:ind w:firstLine="0"/>
              <w:rPr>
                <w:szCs w:val="28"/>
              </w:rPr>
            </w:pPr>
            <w:r w:rsidRPr="00ED1C75">
              <w:rPr>
                <w:szCs w:val="28"/>
              </w:rPr>
              <w:t>ID</w:t>
            </w:r>
          </w:p>
          <w:p w14:paraId="2C54DFD3" w14:textId="77777777" w:rsidR="008C07FA" w:rsidRPr="00ED1C75" w:rsidRDefault="008C07FA" w:rsidP="008053E3">
            <w:pPr>
              <w:spacing w:line="240" w:lineRule="auto"/>
              <w:ind w:firstLine="0"/>
              <w:rPr>
                <w:szCs w:val="28"/>
              </w:rPr>
            </w:pPr>
            <w:r w:rsidRPr="00ED1C75">
              <w:rPr>
                <w:szCs w:val="28"/>
              </w:rPr>
              <w:t>ФИО</w:t>
            </w:r>
          </w:p>
          <w:p w14:paraId="4F1B59EC" w14:textId="77777777" w:rsidR="008C07FA" w:rsidRPr="00ED1C75" w:rsidRDefault="008C07FA" w:rsidP="008053E3">
            <w:pPr>
              <w:spacing w:line="240" w:lineRule="auto"/>
              <w:ind w:firstLine="0"/>
              <w:rPr>
                <w:szCs w:val="28"/>
              </w:rPr>
            </w:pPr>
            <w:r w:rsidRPr="00ED1C75">
              <w:rPr>
                <w:szCs w:val="28"/>
              </w:rPr>
              <w:t>ID ТП</w:t>
            </w:r>
          </w:p>
        </w:tc>
        <w:tc>
          <w:tcPr>
            <w:tcW w:w="2520" w:type="dxa"/>
          </w:tcPr>
          <w:p w14:paraId="67559C62" w14:textId="77777777" w:rsidR="008C07FA" w:rsidRPr="00B6656E" w:rsidRDefault="008C07FA" w:rsidP="008053E3">
            <w:pPr>
              <w:spacing w:line="240" w:lineRule="auto"/>
              <w:ind w:firstLine="0"/>
              <w:rPr>
                <w:szCs w:val="28"/>
              </w:rPr>
            </w:pPr>
          </w:p>
        </w:tc>
      </w:tr>
      <w:tr w:rsidR="008C07FA" w:rsidRPr="00ED1C75" w14:paraId="6CC1B03D" w14:textId="77777777" w:rsidTr="008053E3">
        <w:trPr>
          <w:cantSplit/>
        </w:trPr>
        <w:tc>
          <w:tcPr>
            <w:tcW w:w="1207" w:type="dxa"/>
          </w:tcPr>
          <w:p w14:paraId="457EBA39" w14:textId="77777777" w:rsidR="008C07FA" w:rsidRPr="00B6656E" w:rsidRDefault="008C07FA" w:rsidP="009078C4">
            <w:pPr>
              <w:numPr>
                <w:ilvl w:val="0"/>
                <w:numId w:val="6"/>
              </w:numPr>
              <w:spacing w:line="240" w:lineRule="auto"/>
              <w:ind w:left="0" w:firstLine="0"/>
              <w:rPr>
                <w:szCs w:val="28"/>
              </w:rPr>
            </w:pPr>
          </w:p>
        </w:tc>
        <w:tc>
          <w:tcPr>
            <w:tcW w:w="2967" w:type="dxa"/>
          </w:tcPr>
          <w:p w14:paraId="29BAED42" w14:textId="77777777" w:rsidR="008C07FA" w:rsidRPr="00ED1C75" w:rsidRDefault="008C07FA" w:rsidP="008053E3">
            <w:pPr>
              <w:spacing w:line="240" w:lineRule="auto"/>
              <w:ind w:firstLine="0"/>
              <w:rPr>
                <w:szCs w:val="28"/>
              </w:rPr>
            </w:pPr>
            <w:r w:rsidRPr="00ED1C75">
              <w:rPr>
                <w:szCs w:val="28"/>
              </w:rPr>
              <w:t>Диспетчер ЦДП</w:t>
            </w:r>
          </w:p>
        </w:tc>
        <w:tc>
          <w:tcPr>
            <w:tcW w:w="3403" w:type="dxa"/>
          </w:tcPr>
          <w:p w14:paraId="032CBA92" w14:textId="77777777" w:rsidR="008C07FA" w:rsidRPr="00ED1C75" w:rsidRDefault="008C07FA" w:rsidP="008053E3">
            <w:pPr>
              <w:spacing w:line="240" w:lineRule="auto"/>
              <w:ind w:firstLine="0"/>
              <w:rPr>
                <w:szCs w:val="28"/>
              </w:rPr>
            </w:pPr>
            <w:r w:rsidRPr="00ED1C75">
              <w:rPr>
                <w:szCs w:val="28"/>
              </w:rPr>
              <w:t>ID</w:t>
            </w:r>
          </w:p>
          <w:p w14:paraId="65FE325A" w14:textId="3A3BEE93" w:rsidR="006A03E1" w:rsidRPr="00ED1C75" w:rsidRDefault="008C07FA" w:rsidP="008053E3">
            <w:pPr>
              <w:spacing w:line="240" w:lineRule="auto"/>
              <w:ind w:firstLine="0"/>
              <w:rPr>
                <w:szCs w:val="28"/>
              </w:rPr>
            </w:pPr>
            <w:r w:rsidRPr="00ED1C75">
              <w:rPr>
                <w:szCs w:val="28"/>
              </w:rPr>
              <w:t>ФИО</w:t>
            </w:r>
          </w:p>
        </w:tc>
        <w:tc>
          <w:tcPr>
            <w:tcW w:w="2520" w:type="dxa"/>
          </w:tcPr>
          <w:p w14:paraId="63DE9331" w14:textId="77777777" w:rsidR="008C07FA" w:rsidRPr="00B6656E" w:rsidRDefault="008C07FA" w:rsidP="008053E3">
            <w:pPr>
              <w:spacing w:line="240" w:lineRule="auto"/>
              <w:ind w:firstLine="0"/>
              <w:rPr>
                <w:szCs w:val="28"/>
              </w:rPr>
            </w:pPr>
          </w:p>
        </w:tc>
      </w:tr>
      <w:tr w:rsidR="00106DFF" w:rsidRPr="00ED1C75" w14:paraId="7B047FAD" w14:textId="77777777" w:rsidTr="008053E3">
        <w:trPr>
          <w:cantSplit/>
        </w:trPr>
        <w:tc>
          <w:tcPr>
            <w:tcW w:w="1207" w:type="dxa"/>
          </w:tcPr>
          <w:p w14:paraId="39067A90" w14:textId="77777777" w:rsidR="00106DFF" w:rsidRPr="00B6656E" w:rsidRDefault="00106DFF" w:rsidP="009078C4">
            <w:pPr>
              <w:numPr>
                <w:ilvl w:val="0"/>
                <w:numId w:val="6"/>
              </w:numPr>
              <w:spacing w:line="240" w:lineRule="auto"/>
              <w:ind w:left="0" w:firstLine="0"/>
              <w:rPr>
                <w:szCs w:val="28"/>
              </w:rPr>
            </w:pPr>
          </w:p>
        </w:tc>
        <w:tc>
          <w:tcPr>
            <w:tcW w:w="2967" w:type="dxa"/>
          </w:tcPr>
          <w:p w14:paraId="4898B882" w14:textId="769A4F13" w:rsidR="00106DFF" w:rsidRPr="00ED1C75" w:rsidRDefault="00106DFF" w:rsidP="008053E3">
            <w:pPr>
              <w:spacing w:line="240" w:lineRule="auto"/>
              <w:ind w:firstLine="0"/>
              <w:rPr>
                <w:szCs w:val="28"/>
              </w:rPr>
            </w:pPr>
            <w:r>
              <w:rPr>
                <w:szCs w:val="28"/>
              </w:rPr>
              <w:t xml:space="preserve">Инспектор </w:t>
            </w:r>
          </w:p>
        </w:tc>
        <w:tc>
          <w:tcPr>
            <w:tcW w:w="3403" w:type="dxa"/>
          </w:tcPr>
          <w:p w14:paraId="18C5D178" w14:textId="77777777" w:rsidR="00106DFF" w:rsidRPr="00ED1C75" w:rsidRDefault="00106DFF" w:rsidP="00106DFF">
            <w:pPr>
              <w:spacing w:line="240" w:lineRule="auto"/>
              <w:ind w:firstLine="0"/>
              <w:rPr>
                <w:szCs w:val="28"/>
              </w:rPr>
            </w:pPr>
            <w:r w:rsidRPr="00ED1C75">
              <w:rPr>
                <w:szCs w:val="28"/>
              </w:rPr>
              <w:t>ID</w:t>
            </w:r>
          </w:p>
          <w:p w14:paraId="78019C24" w14:textId="77777777" w:rsidR="00106DFF" w:rsidRPr="00ED1C75" w:rsidRDefault="00106DFF" w:rsidP="00106DFF">
            <w:pPr>
              <w:spacing w:line="240" w:lineRule="auto"/>
              <w:ind w:firstLine="0"/>
              <w:rPr>
                <w:szCs w:val="28"/>
              </w:rPr>
            </w:pPr>
            <w:r w:rsidRPr="00ED1C75">
              <w:rPr>
                <w:szCs w:val="28"/>
              </w:rPr>
              <w:t>ФИО</w:t>
            </w:r>
          </w:p>
          <w:p w14:paraId="25EB3708" w14:textId="70D01014" w:rsidR="00106DFF" w:rsidRPr="00106DFF" w:rsidRDefault="00106DFF" w:rsidP="00106DFF">
            <w:pPr>
              <w:spacing w:line="240" w:lineRule="auto"/>
              <w:ind w:firstLine="0"/>
              <w:rPr>
                <w:szCs w:val="28"/>
                <w:lang w:val="en-US"/>
              </w:rPr>
            </w:pPr>
            <w:r w:rsidRPr="00ED1C75">
              <w:rPr>
                <w:szCs w:val="28"/>
              </w:rPr>
              <w:t>ID ТП</w:t>
            </w:r>
          </w:p>
        </w:tc>
        <w:tc>
          <w:tcPr>
            <w:tcW w:w="2520" w:type="dxa"/>
          </w:tcPr>
          <w:p w14:paraId="4BAB05A6" w14:textId="77777777" w:rsidR="00106DFF" w:rsidRPr="00B6656E" w:rsidRDefault="00106DFF" w:rsidP="008053E3">
            <w:pPr>
              <w:spacing w:line="240" w:lineRule="auto"/>
              <w:ind w:firstLine="0"/>
              <w:rPr>
                <w:szCs w:val="28"/>
              </w:rPr>
            </w:pPr>
          </w:p>
        </w:tc>
      </w:tr>
      <w:bookmarkEnd w:id="18"/>
    </w:tbl>
    <w:p w14:paraId="6E86C545" w14:textId="23AAF927" w:rsidR="008C07FA" w:rsidRDefault="008C07FA" w:rsidP="008C07FA">
      <w:pPr>
        <w:spacing w:after="160" w:line="259" w:lineRule="auto"/>
        <w:ind w:firstLine="0"/>
        <w:jc w:val="left"/>
        <w:rPr>
          <w:szCs w:val="28"/>
        </w:rPr>
      </w:pPr>
    </w:p>
    <w:p w14:paraId="434AE68C" w14:textId="474CC205" w:rsidR="008C07FA" w:rsidRPr="00914E1B" w:rsidRDefault="008C07FA" w:rsidP="00914E1B">
      <w:pPr>
        <w:pStyle w:val="20"/>
        <w:rPr>
          <w:ins w:id="20" w:author="СНВ" w:date="2025-03-09T20:19:00Z"/>
          <w:rFonts w:ascii="Times New Roman" w:hAnsi="Times New Roman" w:cs="Times New Roman"/>
          <w:color w:val="000000" w:themeColor="text1"/>
          <w:sz w:val="28"/>
          <w:szCs w:val="28"/>
        </w:rPr>
      </w:pPr>
      <w:bookmarkStart w:id="21" w:name="_Toc192444972"/>
      <w:bookmarkStart w:id="22" w:name="_Toc231989426"/>
      <w:r w:rsidRPr="00914E1B">
        <w:rPr>
          <w:rFonts w:ascii="Times New Roman" w:hAnsi="Times New Roman" w:cs="Times New Roman"/>
          <w:color w:val="000000" w:themeColor="text1"/>
          <w:sz w:val="28"/>
          <w:szCs w:val="28"/>
        </w:rPr>
        <w:t xml:space="preserve">2.2 </w:t>
      </w:r>
      <w:bookmarkEnd w:id="21"/>
      <w:r w:rsidR="00C20EA6" w:rsidRPr="00C20EA6">
        <w:rPr>
          <w:rFonts w:ascii="Times New Roman" w:hAnsi="Times New Roman" w:cs="Times New Roman"/>
          <w:color w:val="000000" w:themeColor="text1"/>
          <w:sz w:val="28"/>
          <w:szCs w:val="28"/>
        </w:rPr>
        <w:t>Определение зависимостей между сущностями</w:t>
      </w:r>
      <w:bookmarkEnd w:id="22"/>
    </w:p>
    <w:p w14:paraId="2B7B53B7" w14:textId="28E3E361" w:rsidR="008C07FA" w:rsidRPr="00B6656E" w:rsidRDefault="008C07FA" w:rsidP="008C07FA">
      <w:r w:rsidRPr="00B6656E">
        <w:t>Кроме связей между сущностями и их свойствами (атрибутами) в ИЛМ моделируют зависимости между сущностями. Зависимости между сущностями в ИЛМ представляют связями различных типов. Зависимости моделируют следующими типами связей: «один к одному» (1:1), «один ко многим» (</w:t>
      </w:r>
      <w:proofErr w:type="gramStart"/>
      <w:r w:rsidRPr="00B6656E">
        <w:t>1:N</w:t>
      </w:r>
      <w:proofErr w:type="gramEnd"/>
      <w:r w:rsidRPr="00B6656E">
        <w:t xml:space="preserve">), «многие к одному» (N:1). Тип связи в отдельных источниках называют степенью связи или кратностью связи. Перечень связываемых сущностей ИЛМ и связей между ними представлен в </w:t>
      </w:r>
      <w:r w:rsidRPr="00B6656E">
        <w:fldChar w:fldCharType="begin"/>
      </w:r>
      <w:r w:rsidRPr="00B6656E">
        <w:instrText xml:space="preserve"> REF _Ref514581050 \h  \* MERGEFORMAT </w:instrText>
      </w:r>
      <w:r w:rsidRPr="00B6656E">
        <w:fldChar w:fldCharType="separate"/>
      </w:r>
      <w:r w:rsidR="008E6EBC" w:rsidRPr="008E6EBC">
        <w:t>Таблица 3</w:t>
      </w:r>
      <w:r w:rsidRPr="00B6656E">
        <w:fldChar w:fldCharType="end"/>
      </w:r>
      <w:r w:rsidRPr="00B6656E">
        <w:t>.</w:t>
      </w:r>
    </w:p>
    <w:p w14:paraId="35475891" w14:textId="73C2DCBF" w:rsidR="008C07FA" w:rsidRPr="00B6656E" w:rsidRDefault="008C07FA" w:rsidP="008C07FA">
      <w:pPr>
        <w:rPr>
          <w:bCs/>
        </w:rPr>
      </w:pPr>
      <w:bookmarkStart w:id="23" w:name="_Ref514581050"/>
      <w:r w:rsidRPr="00B6656E">
        <w:rPr>
          <w:bCs/>
        </w:rPr>
        <w:t xml:space="preserve">Таблица </w:t>
      </w:r>
      <w:r w:rsidRPr="00B6656E">
        <w:rPr>
          <w:bCs/>
        </w:rPr>
        <w:fldChar w:fldCharType="begin"/>
      </w:r>
      <w:r w:rsidRPr="00B6656E">
        <w:rPr>
          <w:bCs/>
        </w:rPr>
        <w:instrText xml:space="preserve"> SEQ Таблица \* ARABIC </w:instrText>
      </w:r>
      <w:r w:rsidRPr="00B6656E">
        <w:rPr>
          <w:bCs/>
        </w:rPr>
        <w:fldChar w:fldCharType="separate"/>
      </w:r>
      <w:r w:rsidR="008E6EBC">
        <w:rPr>
          <w:bCs/>
          <w:noProof/>
        </w:rPr>
        <w:t>3</w:t>
      </w:r>
      <w:r w:rsidRPr="00B6656E">
        <w:fldChar w:fldCharType="end"/>
      </w:r>
      <w:bookmarkEnd w:id="23"/>
      <w:r w:rsidRPr="00B6656E">
        <w:rPr>
          <w:bCs/>
        </w:rPr>
        <w:t xml:space="preserve"> - Описание связей между сущностями </w:t>
      </w:r>
    </w:p>
    <w:tbl>
      <w:tblPr>
        <w:tblStyle w:val="affe"/>
        <w:tblW w:w="9952" w:type="dxa"/>
        <w:tblInd w:w="-34" w:type="dxa"/>
        <w:tblLook w:val="04A0" w:firstRow="1" w:lastRow="0" w:firstColumn="1" w:lastColumn="0" w:noHBand="0" w:noVBand="1"/>
      </w:tblPr>
      <w:tblGrid>
        <w:gridCol w:w="738"/>
        <w:gridCol w:w="3232"/>
        <w:gridCol w:w="2580"/>
        <w:gridCol w:w="992"/>
        <w:gridCol w:w="2410"/>
      </w:tblGrid>
      <w:tr w:rsidR="008C07FA" w:rsidRPr="00B6656E" w14:paraId="5EC56A78" w14:textId="77777777" w:rsidTr="007D71D7">
        <w:trPr>
          <w:trHeight w:val="340"/>
        </w:trPr>
        <w:tc>
          <w:tcPr>
            <w:tcW w:w="738" w:type="dxa"/>
            <w:vAlign w:val="center"/>
          </w:tcPr>
          <w:p w14:paraId="0D1D784A" w14:textId="77777777" w:rsidR="008C07FA" w:rsidRPr="00B6656E" w:rsidRDefault="008C07FA" w:rsidP="008053E3">
            <w:pPr>
              <w:spacing w:line="240" w:lineRule="auto"/>
              <w:ind w:firstLine="0"/>
              <w:rPr>
                <w:b/>
              </w:rPr>
            </w:pPr>
            <w:r w:rsidRPr="00B6656E">
              <w:rPr>
                <w:b/>
              </w:rPr>
              <w:lastRenderedPageBreak/>
              <w:t>№</w:t>
            </w:r>
          </w:p>
        </w:tc>
        <w:tc>
          <w:tcPr>
            <w:tcW w:w="3232" w:type="dxa"/>
            <w:vAlign w:val="center"/>
          </w:tcPr>
          <w:p w14:paraId="3E9C588B" w14:textId="77777777" w:rsidR="008C07FA" w:rsidRPr="00B6656E" w:rsidRDefault="008C07FA" w:rsidP="008053E3">
            <w:pPr>
              <w:spacing w:line="240" w:lineRule="auto"/>
              <w:ind w:firstLine="0"/>
              <w:rPr>
                <w:b/>
              </w:rPr>
            </w:pPr>
            <w:r w:rsidRPr="00B6656E">
              <w:rPr>
                <w:b/>
              </w:rPr>
              <w:t>Наименование связываемых сущностей</w:t>
            </w:r>
          </w:p>
        </w:tc>
        <w:tc>
          <w:tcPr>
            <w:tcW w:w="2580" w:type="dxa"/>
            <w:vAlign w:val="center"/>
          </w:tcPr>
          <w:p w14:paraId="0EFDA60A" w14:textId="77777777" w:rsidR="008C07FA" w:rsidRPr="00B6656E" w:rsidRDefault="008C07FA" w:rsidP="008053E3">
            <w:pPr>
              <w:spacing w:line="240" w:lineRule="auto"/>
              <w:ind w:firstLine="0"/>
              <w:rPr>
                <w:b/>
              </w:rPr>
            </w:pPr>
            <w:r w:rsidRPr="00B6656E">
              <w:rPr>
                <w:b/>
              </w:rPr>
              <w:t>Название связи</w:t>
            </w:r>
          </w:p>
        </w:tc>
        <w:tc>
          <w:tcPr>
            <w:tcW w:w="992" w:type="dxa"/>
            <w:vAlign w:val="center"/>
          </w:tcPr>
          <w:p w14:paraId="33D7836F" w14:textId="77777777" w:rsidR="008C07FA" w:rsidRPr="00B6656E" w:rsidRDefault="008C07FA" w:rsidP="008053E3">
            <w:pPr>
              <w:spacing w:line="240" w:lineRule="auto"/>
              <w:ind w:firstLine="0"/>
              <w:rPr>
                <w:b/>
              </w:rPr>
            </w:pPr>
            <w:r w:rsidRPr="00B6656E">
              <w:rPr>
                <w:b/>
              </w:rPr>
              <w:t>Тип связи</w:t>
            </w:r>
          </w:p>
        </w:tc>
        <w:tc>
          <w:tcPr>
            <w:tcW w:w="2410" w:type="dxa"/>
            <w:vAlign w:val="center"/>
          </w:tcPr>
          <w:p w14:paraId="6DD9FCD5" w14:textId="77777777" w:rsidR="008C07FA" w:rsidRPr="00B6656E" w:rsidRDefault="008C07FA" w:rsidP="008053E3">
            <w:pPr>
              <w:spacing w:line="240" w:lineRule="auto"/>
              <w:ind w:firstLine="0"/>
              <w:rPr>
                <w:b/>
              </w:rPr>
            </w:pPr>
            <w:r w:rsidRPr="00B6656E">
              <w:rPr>
                <w:b/>
              </w:rPr>
              <w:t>Примечание</w:t>
            </w:r>
          </w:p>
        </w:tc>
      </w:tr>
      <w:tr w:rsidR="008C07FA" w:rsidRPr="00B6656E" w14:paraId="1B6C9A84" w14:textId="77777777" w:rsidTr="007D71D7">
        <w:trPr>
          <w:trHeight w:val="340"/>
        </w:trPr>
        <w:tc>
          <w:tcPr>
            <w:tcW w:w="738" w:type="dxa"/>
          </w:tcPr>
          <w:p w14:paraId="5692576F" w14:textId="77777777" w:rsidR="008C07FA" w:rsidRPr="00B6656E" w:rsidRDefault="008C07FA" w:rsidP="008053E3">
            <w:pPr>
              <w:spacing w:line="240" w:lineRule="auto"/>
              <w:ind w:firstLine="0"/>
            </w:pPr>
            <w:r w:rsidRPr="00B6656E">
              <w:t>1</w:t>
            </w:r>
          </w:p>
        </w:tc>
        <w:tc>
          <w:tcPr>
            <w:tcW w:w="3232" w:type="dxa"/>
          </w:tcPr>
          <w:p w14:paraId="47310EFF" w14:textId="77777777" w:rsidR="008C07FA" w:rsidRPr="00184D4B" w:rsidRDefault="008C07FA" w:rsidP="008053E3">
            <w:pPr>
              <w:spacing w:line="240" w:lineRule="auto"/>
              <w:ind w:firstLine="0"/>
            </w:pPr>
            <w:r w:rsidRPr="00184D4B">
              <w:t>Заявка</w:t>
            </w:r>
            <w:r>
              <w:t xml:space="preserve"> - д</w:t>
            </w:r>
            <w:r w:rsidRPr="00184D4B">
              <w:t>оговор</w:t>
            </w:r>
            <w:r>
              <w:t xml:space="preserve"> </w:t>
            </w:r>
            <w:r w:rsidRPr="00184D4B">
              <w:t>перевозки</w:t>
            </w:r>
          </w:p>
          <w:p w14:paraId="40192607" w14:textId="77777777" w:rsidR="008C07FA" w:rsidRPr="00B6656E" w:rsidRDefault="008C07FA" w:rsidP="008053E3">
            <w:pPr>
              <w:spacing w:line="240" w:lineRule="auto"/>
              <w:ind w:firstLine="0"/>
            </w:pPr>
          </w:p>
        </w:tc>
        <w:tc>
          <w:tcPr>
            <w:tcW w:w="2580" w:type="dxa"/>
          </w:tcPr>
          <w:p w14:paraId="1FD4A8C5" w14:textId="6415C84D" w:rsidR="008C07FA" w:rsidRPr="00B6656E" w:rsidRDefault="00EA04DF" w:rsidP="008053E3">
            <w:pPr>
              <w:spacing w:line="240" w:lineRule="auto"/>
              <w:ind w:firstLine="0"/>
            </w:pPr>
            <w:r>
              <w:t>Оформление</w:t>
            </w:r>
          </w:p>
        </w:tc>
        <w:tc>
          <w:tcPr>
            <w:tcW w:w="992" w:type="dxa"/>
          </w:tcPr>
          <w:p w14:paraId="3C5B5952" w14:textId="77777777" w:rsidR="008C07FA" w:rsidRPr="00184D4B" w:rsidRDefault="008C07FA" w:rsidP="008053E3">
            <w:pPr>
              <w:spacing w:line="240" w:lineRule="auto"/>
              <w:ind w:firstLine="0"/>
            </w:pPr>
            <w:r w:rsidRPr="00184D4B">
              <w:t>1:1</w:t>
            </w:r>
          </w:p>
          <w:p w14:paraId="177E6AC5" w14:textId="77777777" w:rsidR="008C07FA" w:rsidRPr="00B6656E" w:rsidRDefault="008C07FA" w:rsidP="008053E3">
            <w:pPr>
              <w:spacing w:line="240" w:lineRule="auto"/>
              <w:ind w:firstLine="0"/>
              <w:rPr>
                <w:lang w:val="en-US"/>
              </w:rPr>
            </w:pPr>
          </w:p>
        </w:tc>
        <w:tc>
          <w:tcPr>
            <w:tcW w:w="2410" w:type="dxa"/>
          </w:tcPr>
          <w:p w14:paraId="67D2C215" w14:textId="77777777" w:rsidR="008C07FA" w:rsidRPr="00B6656E" w:rsidRDefault="008C07FA" w:rsidP="008053E3">
            <w:pPr>
              <w:spacing w:line="240" w:lineRule="auto"/>
              <w:ind w:firstLine="0"/>
            </w:pPr>
          </w:p>
        </w:tc>
      </w:tr>
      <w:tr w:rsidR="008C07FA" w:rsidRPr="00B6656E" w14:paraId="50D2069A" w14:textId="77777777" w:rsidTr="007D71D7">
        <w:trPr>
          <w:trHeight w:val="340"/>
        </w:trPr>
        <w:tc>
          <w:tcPr>
            <w:tcW w:w="738" w:type="dxa"/>
          </w:tcPr>
          <w:p w14:paraId="6E8045BC" w14:textId="0CE51EAD" w:rsidR="008C07FA" w:rsidRPr="007D71D7" w:rsidRDefault="007D71D7" w:rsidP="008053E3">
            <w:pPr>
              <w:spacing w:line="240" w:lineRule="auto"/>
              <w:ind w:firstLine="0"/>
              <w:rPr>
                <w:lang w:val="en-US"/>
              </w:rPr>
            </w:pPr>
            <w:r>
              <w:rPr>
                <w:lang w:val="en-US"/>
              </w:rPr>
              <w:t>2</w:t>
            </w:r>
          </w:p>
        </w:tc>
        <w:tc>
          <w:tcPr>
            <w:tcW w:w="3232" w:type="dxa"/>
          </w:tcPr>
          <w:p w14:paraId="4A0021ED" w14:textId="26989930" w:rsidR="008C07FA" w:rsidRPr="00184D4B" w:rsidRDefault="008C07FA" w:rsidP="008053E3">
            <w:pPr>
              <w:spacing w:line="240" w:lineRule="auto"/>
              <w:ind w:firstLine="0"/>
            </w:pPr>
            <w:r w:rsidRPr="00184D4B">
              <w:t>Договор</w:t>
            </w:r>
            <w:r>
              <w:t xml:space="preserve"> </w:t>
            </w:r>
            <w:r w:rsidRPr="00184D4B">
              <w:t>перевозки</w:t>
            </w:r>
            <w:r>
              <w:t xml:space="preserve"> </w:t>
            </w:r>
            <w:r w:rsidR="008C237B">
              <w:t>-</w:t>
            </w:r>
            <w:r>
              <w:t xml:space="preserve"> э</w:t>
            </w:r>
            <w:r w:rsidRPr="00184D4B">
              <w:t>лектронная</w:t>
            </w:r>
            <w:r>
              <w:t xml:space="preserve"> </w:t>
            </w:r>
            <w:r w:rsidRPr="00184D4B">
              <w:t>накладная</w:t>
            </w:r>
          </w:p>
          <w:p w14:paraId="022258D8" w14:textId="77777777" w:rsidR="008C07FA" w:rsidRPr="00B6656E" w:rsidRDefault="008C07FA" w:rsidP="008053E3">
            <w:pPr>
              <w:spacing w:line="240" w:lineRule="auto"/>
              <w:ind w:firstLine="0"/>
            </w:pPr>
          </w:p>
        </w:tc>
        <w:tc>
          <w:tcPr>
            <w:tcW w:w="2580" w:type="dxa"/>
          </w:tcPr>
          <w:p w14:paraId="7AB6FE7A" w14:textId="69093B06" w:rsidR="008C07FA" w:rsidRPr="00B6656E" w:rsidRDefault="00EA04DF" w:rsidP="008053E3">
            <w:pPr>
              <w:spacing w:line="240" w:lineRule="auto"/>
              <w:ind w:firstLine="0"/>
            </w:pPr>
            <w:r>
              <w:t>Маршрутизация</w:t>
            </w:r>
          </w:p>
        </w:tc>
        <w:tc>
          <w:tcPr>
            <w:tcW w:w="992" w:type="dxa"/>
          </w:tcPr>
          <w:p w14:paraId="594D8E60" w14:textId="39CC0328" w:rsidR="008C07FA" w:rsidRPr="006A03E1" w:rsidRDefault="001E394D" w:rsidP="008053E3">
            <w:pPr>
              <w:spacing w:line="240" w:lineRule="auto"/>
              <w:ind w:firstLine="0"/>
            </w:pPr>
            <w:proofErr w:type="gramStart"/>
            <w:r>
              <w:t>1</w:t>
            </w:r>
            <w:r w:rsidRPr="00184D4B">
              <w:rPr>
                <w:lang w:val="en-US"/>
              </w:rPr>
              <w:t>:</w:t>
            </w:r>
            <w:r>
              <w:rPr>
                <w:lang w:val="en-US"/>
              </w:rPr>
              <w:t>N</w:t>
            </w:r>
            <w:proofErr w:type="gramEnd"/>
          </w:p>
        </w:tc>
        <w:tc>
          <w:tcPr>
            <w:tcW w:w="2410" w:type="dxa"/>
          </w:tcPr>
          <w:p w14:paraId="0F5BD39E" w14:textId="77777777" w:rsidR="008C07FA" w:rsidRPr="00B6656E" w:rsidRDefault="008C07FA" w:rsidP="008053E3">
            <w:pPr>
              <w:spacing w:line="240" w:lineRule="auto"/>
              <w:ind w:firstLine="0"/>
            </w:pPr>
          </w:p>
        </w:tc>
      </w:tr>
      <w:tr w:rsidR="008C07FA" w:rsidRPr="00B6656E" w14:paraId="21BB0A7F" w14:textId="77777777" w:rsidTr="007D71D7">
        <w:trPr>
          <w:trHeight w:val="340"/>
        </w:trPr>
        <w:tc>
          <w:tcPr>
            <w:tcW w:w="738" w:type="dxa"/>
          </w:tcPr>
          <w:p w14:paraId="2454103F" w14:textId="606427DC" w:rsidR="008C07FA" w:rsidRPr="007D71D7" w:rsidRDefault="007D71D7" w:rsidP="008053E3">
            <w:pPr>
              <w:spacing w:line="240" w:lineRule="auto"/>
              <w:ind w:firstLine="0"/>
              <w:rPr>
                <w:lang w:val="en-US"/>
              </w:rPr>
            </w:pPr>
            <w:r>
              <w:rPr>
                <w:lang w:val="en-US"/>
              </w:rPr>
              <w:t>3</w:t>
            </w:r>
          </w:p>
        </w:tc>
        <w:tc>
          <w:tcPr>
            <w:tcW w:w="3232" w:type="dxa"/>
          </w:tcPr>
          <w:p w14:paraId="4800139B" w14:textId="06D82BB6" w:rsidR="008C07FA" w:rsidRPr="00B6656E" w:rsidRDefault="008C07FA" w:rsidP="008053E3">
            <w:pPr>
              <w:spacing w:line="240" w:lineRule="auto"/>
              <w:ind w:firstLine="0"/>
            </w:pPr>
            <w:r w:rsidRPr="00184D4B">
              <w:t>Электронная</w:t>
            </w:r>
            <w:r>
              <w:t xml:space="preserve"> </w:t>
            </w:r>
            <w:r w:rsidRPr="00184D4B">
              <w:t>накладная</w:t>
            </w:r>
            <w:r>
              <w:t xml:space="preserve"> </w:t>
            </w:r>
            <w:r w:rsidR="008C237B">
              <w:t>-</w:t>
            </w:r>
            <w:r>
              <w:t xml:space="preserve"> а</w:t>
            </w:r>
            <w:r w:rsidRPr="00184D4B">
              <w:t>кт</w:t>
            </w:r>
            <w:r>
              <w:t xml:space="preserve"> </w:t>
            </w:r>
            <w:r w:rsidRPr="00184D4B">
              <w:t>досмотра</w:t>
            </w:r>
          </w:p>
        </w:tc>
        <w:tc>
          <w:tcPr>
            <w:tcW w:w="2580" w:type="dxa"/>
          </w:tcPr>
          <w:p w14:paraId="45FD0F87" w14:textId="68DF84C4" w:rsidR="008C07FA" w:rsidRPr="00B6656E" w:rsidRDefault="00EA04DF" w:rsidP="008053E3">
            <w:pPr>
              <w:spacing w:line="240" w:lineRule="auto"/>
              <w:ind w:firstLine="0"/>
            </w:pPr>
            <w:r>
              <w:t>Контроль безопасности</w:t>
            </w:r>
          </w:p>
        </w:tc>
        <w:tc>
          <w:tcPr>
            <w:tcW w:w="992" w:type="dxa"/>
          </w:tcPr>
          <w:p w14:paraId="18498F4D" w14:textId="77777777" w:rsidR="008C07FA" w:rsidRPr="00B6656E" w:rsidRDefault="008C07FA" w:rsidP="008053E3">
            <w:pPr>
              <w:spacing w:line="240" w:lineRule="auto"/>
              <w:ind w:firstLine="0"/>
              <w:rPr>
                <w:lang w:val="en-US"/>
              </w:rPr>
            </w:pPr>
            <w:r>
              <w:t>1</w:t>
            </w:r>
            <w:r w:rsidRPr="00B6656E">
              <w:rPr>
                <w:lang w:val="en-US"/>
              </w:rPr>
              <w:t>:1</w:t>
            </w:r>
          </w:p>
        </w:tc>
        <w:tc>
          <w:tcPr>
            <w:tcW w:w="2410" w:type="dxa"/>
          </w:tcPr>
          <w:p w14:paraId="590B4DF8" w14:textId="77777777" w:rsidR="008C07FA" w:rsidRPr="00B6656E" w:rsidRDefault="008C07FA" w:rsidP="008053E3">
            <w:pPr>
              <w:spacing w:line="240" w:lineRule="auto"/>
              <w:ind w:firstLine="0"/>
            </w:pPr>
          </w:p>
        </w:tc>
      </w:tr>
      <w:tr w:rsidR="008C07FA" w:rsidRPr="00B6656E" w14:paraId="466EC78B" w14:textId="77777777" w:rsidTr="007D71D7">
        <w:trPr>
          <w:trHeight w:val="340"/>
        </w:trPr>
        <w:tc>
          <w:tcPr>
            <w:tcW w:w="738" w:type="dxa"/>
          </w:tcPr>
          <w:p w14:paraId="1F8E7717" w14:textId="4D76E5CE" w:rsidR="008C07FA" w:rsidRPr="007D71D7" w:rsidRDefault="007D71D7" w:rsidP="008053E3">
            <w:pPr>
              <w:spacing w:line="240" w:lineRule="auto"/>
              <w:ind w:firstLine="0"/>
              <w:rPr>
                <w:lang w:val="en-US"/>
              </w:rPr>
            </w:pPr>
            <w:r>
              <w:rPr>
                <w:lang w:val="en-US"/>
              </w:rPr>
              <w:t>4</w:t>
            </w:r>
          </w:p>
        </w:tc>
        <w:tc>
          <w:tcPr>
            <w:tcW w:w="3232" w:type="dxa"/>
          </w:tcPr>
          <w:p w14:paraId="377B75BD" w14:textId="77777777" w:rsidR="008C07FA" w:rsidRPr="00B6656E" w:rsidRDefault="008C07FA" w:rsidP="008053E3">
            <w:pPr>
              <w:spacing w:line="240" w:lineRule="auto"/>
              <w:ind w:firstLine="0"/>
            </w:pPr>
            <w:r w:rsidRPr="00184D4B">
              <w:t>Электронная</w:t>
            </w:r>
            <w:r>
              <w:t xml:space="preserve"> </w:t>
            </w:r>
            <w:r w:rsidRPr="00184D4B">
              <w:t>накладная</w:t>
            </w:r>
            <w:r>
              <w:t xml:space="preserve"> - г</w:t>
            </w:r>
            <w:r w:rsidRPr="00184D4B">
              <w:t>руз</w:t>
            </w:r>
          </w:p>
        </w:tc>
        <w:tc>
          <w:tcPr>
            <w:tcW w:w="2580" w:type="dxa"/>
          </w:tcPr>
          <w:p w14:paraId="166098F9" w14:textId="13C40827" w:rsidR="008C07FA" w:rsidRPr="00B6656E" w:rsidRDefault="00EA04DF" w:rsidP="008053E3">
            <w:pPr>
              <w:spacing w:line="240" w:lineRule="auto"/>
              <w:ind w:firstLine="0"/>
            </w:pPr>
            <w:r>
              <w:t>Транспортировка</w:t>
            </w:r>
          </w:p>
        </w:tc>
        <w:tc>
          <w:tcPr>
            <w:tcW w:w="992" w:type="dxa"/>
          </w:tcPr>
          <w:p w14:paraId="12D93C9C" w14:textId="77777777" w:rsidR="008C07FA" w:rsidRPr="00B6656E" w:rsidRDefault="008C07FA" w:rsidP="008053E3">
            <w:pPr>
              <w:spacing w:line="240" w:lineRule="auto"/>
              <w:ind w:firstLine="0"/>
            </w:pPr>
            <w:r w:rsidRPr="00B6656E">
              <w:rPr>
                <w:lang w:val="en-US"/>
              </w:rPr>
              <w:t>N:1</w:t>
            </w:r>
          </w:p>
        </w:tc>
        <w:tc>
          <w:tcPr>
            <w:tcW w:w="2410" w:type="dxa"/>
          </w:tcPr>
          <w:p w14:paraId="32F6F055" w14:textId="77777777" w:rsidR="008C07FA" w:rsidRPr="00B6656E" w:rsidRDefault="008C07FA" w:rsidP="008053E3">
            <w:pPr>
              <w:spacing w:line="240" w:lineRule="auto"/>
              <w:ind w:firstLine="0"/>
            </w:pPr>
          </w:p>
        </w:tc>
      </w:tr>
      <w:tr w:rsidR="008C07FA" w:rsidRPr="00B6656E" w14:paraId="359631FD" w14:textId="77777777" w:rsidTr="007D71D7">
        <w:trPr>
          <w:trHeight w:val="340"/>
        </w:trPr>
        <w:tc>
          <w:tcPr>
            <w:tcW w:w="738" w:type="dxa"/>
          </w:tcPr>
          <w:p w14:paraId="22E9F118" w14:textId="6CB4D8A7" w:rsidR="008C07FA" w:rsidRPr="007D71D7" w:rsidRDefault="007D71D7" w:rsidP="008053E3">
            <w:pPr>
              <w:spacing w:line="240" w:lineRule="auto"/>
              <w:ind w:firstLine="0"/>
              <w:rPr>
                <w:lang w:val="en-US"/>
              </w:rPr>
            </w:pPr>
            <w:r>
              <w:rPr>
                <w:lang w:val="en-US"/>
              </w:rPr>
              <w:t>5</w:t>
            </w:r>
          </w:p>
        </w:tc>
        <w:tc>
          <w:tcPr>
            <w:tcW w:w="3232" w:type="dxa"/>
          </w:tcPr>
          <w:p w14:paraId="03D2F825" w14:textId="77777777" w:rsidR="008C07FA" w:rsidRPr="00B6656E" w:rsidRDefault="008C07FA" w:rsidP="008053E3">
            <w:pPr>
              <w:spacing w:line="240" w:lineRule="auto"/>
              <w:ind w:firstLine="0"/>
            </w:pPr>
            <w:r w:rsidRPr="00184D4B">
              <w:t>Электронная</w:t>
            </w:r>
            <w:r>
              <w:t xml:space="preserve"> </w:t>
            </w:r>
            <w:r w:rsidRPr="00184D4B">
              <w:t>накладная</w:t>
            </w:r>
            <w:r>
              <w:t xml:space="preserve"> - т</w:t>
            </w:r>
            <w:r w:rsidRPr="00184D4B">
              <w:t>очка</w:t>
            </w:r>
            <w:r>
              <w:t xml:space="preserve"> </w:t>
            </w:r>
            <w:r w:rsidRPr="00184D4B">
              <w:t>перевалки</w:t>
            </w:r>
          </w:p>
        </w:tc>
        <w:tc>
          <w:tcPr>
            <w:tcW w:w="2580" w:type="dxa"/>
          </w:tcPr>
          <w:p w14:paraId="4F864F6C" w14:textId="44A78887" w:rsidR="008C07FA" w:rsidRPr="00B6656E" w:rsidRDefault="00EA04DF" w:rsidP="008053E3">
            <w:pPr>
              <w:spacing w:line="240" w:lineRule="auto"/>
              <w:ind w:firstLine="0"/>
            </w:pPr>
            <w:r>
              <w:t>Регистрация на узле</w:t>
            </w:r>
          </w:p>
        </w:tc>
        <w:tc>
          <w:tcPr>
            <w:tcW w:w="992" w:type="dxa"/>
          </w:tcPr>
          <w:p w14:paraId="6EA1D3F9" w14:textId="77777777" w:rsidR="008C07FA" w:rsidRPr="00B6656E" w:rsidRDefault="008C07FA" w:rsidP="008053E3">
            <w:pPr>
              <w:spacing w:line="240" w:lineRule="auto"/>
              <w:ind w:firstLine="0"/>
            </w:pPr>
            <w:r w:rsidRPr="00B6656E">
              <w:rPr>
                <w:lang w:val="en-US"/>
              </w:rPr>
              <w:t>N:</w:t>
            </w:r>
            <w:r>
              <w:t>1</w:t>
            </w:r>
          </w:p>
        </w:tc>
        <w:tc>
          <w:tcPr>
            <w:tcW w:w="2410" w:type="dxa"/>
          </w:tcPr>
          <w:p w14:paraId="514DED52" w14:textId="77777777" w:rsidR="008C07FA" w:rsidRPr="00B6656E" w:rsidRDefault="008C07FA" w:rsidP="008053E3">
            <w:pPr>
              <w:spacing w:line="240" w:lineRule="auto"/>
              <w:ind w:firstLine="0"/>
            </w:pPr>
          </w:p>
        </w:tc>
      </w:tr>
      <w:tr w:rsidR="008C07FA" w:rsidRPr="00B6656E" w14:paraId="7EE70DE7" w14:textId="77777777" w:rsidTr="007D71D7">
        <w:trPr>
          <w:trHeight w:val="500"/>
        </w:trPr>
        <w:tc>
          <w:tcPr>
            <w:tcW w:w="738" w:type="dxa"/>
          </w:tcPr>
          <w:p w14:paraId="5E089086" w14:textId="22244517" w:rsidR="008C07FA" w:rsidRPr="007D71D7" w:rsidRDefault="007D71D7" w:rsidP="008053E3">
            <w:pPr>
              <w:spacing w:line="240" w:lineRule="auto"/>
              <w:ind w:firstLine="0"/>
              <w:rPr>
                <w:lang w:val="en-US"/>
              </w:rPr>
            </w:pPr>
            <w:r>
              <w:rPr>
                <w:lang w:val="en-US"/>
              </w:rPr>
              <w:t>6</w:t>
            </w:r>
          </w:p>
        </w:tc>
        <w:tc>
          <w:tcPr>
            <w:tcW w:w="3232" w:type="dxa"/>
          </w:tcPr>
          <w:p w14:paraId="099D47D0" w14:textId="77777777" w:rsidR="008C07FA" w:rsidRPr="00B6656E" w:rsidRDefault="008C07FA" w:rsidP="008053E3">
            <w:pPr>
              <w:spacing w:line="240" w:lineRule="auto"/>
              <w:ind w:firstLine="0"/>
            </w:pPr>
            <w:r w:rsidRPr="00184D4B">
              <w:t>Электронная</w:t>
            </w:r>
            <w:r>
              <w:t xml:space="preserve"> </w:t>
            </w:r>
            <w:r w:rsidRPr="00184D4B">
              <w:t>накладная</w:t>
            </w:r>
            <w:r>
              <w:t xml:space="preserve"> - а</w:t>
            </w:r>
            <w:r w:rsidRPr="00184D4B">
              <w:t>гент</w:t>
            </w:r>
          </w:p>
        </w:tc>
        <w:tc>
          <w:tcPr>
            <w:tcW w:w="2580" w:type="dxa"/>
          </w:tcPr>
          <w:p w14:paraId="71D8B5F3" w14:textId="1B25CA3F" w:rsidR="008C07FA" w:rsidRPr="00B6656E" w:rsidRDefault="00EA04DF" w:rsidP="008053E3">
            <w:pPr>
              <w:spacing w:line="240" w:lineRule="auto"/>
              <w:ind w:firstLine="0"/>
            </w:pPr>
            <w:r>
              <w:t>Обработка агентом</w:t>
            </w:r>
          </w:p>
        </w:tc>
        <w:tc>
          <w:tcPr>
            <w:tcW w:w="992" w:type="dxa"/>
          </w:tcPr>
          <w:p w14:paraId="21C91EBE" w14:textId="77777777" w:rsidR="008C07FA" w:rsidRPr="00B6656E" w:rsidRDefault="008C07FA" w:rsidP="008053E3">
            <w:pPr>
              <w:spacing w:line="240" w:lineRule="auto"/>
              <w:ind w:firstLine="0"/>
            </w:pPr>
            <w:r w:rsidRPr="00B6656E">
              <w:rPr>
                <w:lang w:val="en-US"/>
              </w:rPr>
              <w:t>N:</w:t>
            </w:r>
            <w:r>
              <w:t>1</w:t>
            </w:r>
          </w:p>
        </w:tc>
        <w:tc>
          <w:tcPr>
            <w:tcW w:w="2410" w:type="dxa"/>
          </w:tcPr>
          <w:p w14:paraId="3BAD356B" w14:textId="77777777" w:rsidR="008C07FA" w:rsidRPr="00B6656E" w:rsidRDefault="008C07FA" w:rsidP="008053E3">
            <w:pPr>
              <w:spacing w:line="240" w:lineRule="auto"/>
              <w:ind w:firstLine="0"/>
            </w:pPr>
          </w:p>
        </w:tc>
      </w:tr>
      <w:tr w:rsidR="008C07FA" w:rsidRPr="00B6656E" w14:paraId="675D829A" w14:textId="77777777" w:rsidTr="007D71D7">
        <w:trPr>
          <w:trHeight w:val="500"/>
        </w:trPr>
        <w:tc>
          <w:tcPr>
            <w:tcW w:w="738" w:type="dxa"/>
          </w:tcPr>
          <w:p w14:paraId="010D546D" w14:textId="668E9411" w:rsidR="008C07FA" w:rsidRPr="007D71D7" w:rsidRDefault="007D71D7" w:rsidP="008053E3">
            <w:pPr>
              <w:spacing w:line="240" w:lineRule="auto"/>
              <w:ind w:firstLine="0"/>
              <w:rPr>
                <w:lang w:val="en-US"/>
              </w:rPr>
            </w:pPr>
            <w:r>
              <w:rPr>
                <w:lang w:val="en-US"/>
              </w:rPr>
              <w:t>7</w:t>
            </w:r>
          </w:p>
        </w:tc>
        <w:tc>
          <w:tcPr>
            <w:tcW w:w="3232" w:type="dxa"/>
          </w:tcPr>
          <w:p w14:paraId="776C96A9" w14:textId="77777777" w:rsidR="008C07FA" w:rsidRPr="00B6656E" w:rsidRDefault="008C07FA" w:rsidP="008053E3">
            <w:pPr>
              <w:spacing w:line="240" w:lineRule="auto"/>
              <w:ind w:firstLine="0"/>
              <w:rPr>
                <w:lang w:val="en-US"/>
              </w:rPr>
            </w:pPr>
            <w:r w:rsidRPr="00184D4B">
              <w:t>Груз</w:t>
            </w:r>
            <w:r>
              <w:t xml:space="preserve"> - з</w:t>
            </w:r>
            <w:r w:rsidRPr="00184D4B">
              <w:t>аказчик</w:t>
            </w:r>
          </w:p>
        </w:tc>
        <w:tc>
          <w:tcPr>
            <w:tcW w:w="2580" w:type="dxa"/>
          </w:tcPr>
          <w:p w14:paraId="1BDCD306" w14:textId="650CA9A6" w:rsidR="008C07FA" w:rsidRPr="00B6656E" w:rsidRDefault="00954BA5" w:rsidP="008053E3">
            <w:pPr>
              <w:spacing w:line="240" w:lineRule="auto"/>
              <w:ind w:firstLine="0"/>
            </w:pPr>
            <w:r>
              <w:t>Инициация перевозки</w:t>
            </w:r>
          </w:p>
        </w:tc>
        <w:tc>
          <w:tcPr>
            <w:tcW w:w="992" w:type="dxa"/>
          </w:tcPr>
          <w:p w14:paraId="01985557" w14:textId="77777777" w:rsidR="008C07FA" w:rsidRPr="00B6656E" w:rsidRDefault="008C07FA" w:rsidP="008053E3">
            <w:pPr>
              <w:spacing w:line="240" w:lineRule="auto"/>
              <w:ind w:firstLine="0"/>
            </w:pPr>
            <w:r w:rsidRPr="00B6656E">
              <w:rPr>
                <w:lang w:val="en-US"/>
              </w:rPr>
              <w:t>N:1</w:t>
            </w:r>
          </w:p>
        </w:tc>
        <w:tc>
          <w:tcPr>
            <w:tcW w:w="2410" w:type="dxa"/>
          </w:tcPr>
          <w:p w14:paraId="4C0E9B02" w14:textId="77777777" w:rsidR="008C07FA" w:rsidRPr="00B6656E" w:rsidRDefault="008C07FA" w:rsidP="008053E3">
            <w:pPr>
              <w:spacing w:line="240" w:lineRule="auto"/>
              <w:ind w:firstLine="0"/>
            </w:pPr>
          </w:p>
        </w:tc>
      </w:tr>
      <w:tr w:rsidR="008C07FA" w:rsidRPr="00B6656E" w14:paraId="2F4D54DC" w14:textId="77777777" w:rsidTr="007D71D7">
        <w:trPr>
          <w:trHeight w:val="500"/>
        </w:trPr>
        <w:tc>
          <w:tcPr>
            <w:tcW w:w="738" w:type="dxa"/>
          </w:tcPr>
          <w:p w14:paraId="09684250" w14:textId="6F13A0B5" w:rsidR="008C07FA" w:rsidRPr="007D71D7" w:rsidRDefault="007D71D7" w:rsidP="008053E3">
            <w:pPr>
              <w:spacing w:line="240" w:lineRule="auto"/>
              <w:ind w:firstLine="0"/>
              <w:rPr>
                <w:lang w:val="en-US"/>
              </w:rPr>
            </w:pPr>
            <w:r>
              <w:rPr>
                <w:lang w:val="en-US"/>
              </w:rPr>
              <w:t>8</w:t>
            </w:r>
          </w:p>
        </w:tc>
        <w:tc>
          <w:tcPr>
            <w:tcW w:w="3232" w:type="dxa"/>
          </w:tcPr>
          <w:p w14:paraId="7FC4ADE8" w14:textId="77777777" w:rsidR="008C07FA" w:rsidRPr="00184D4B" w:rsidRDefault="008C07FA" w:rsidP="008053E3">
            <w:pPr>
              <w:spacing w:line="240" w:lineRule="auto"/>
              <w:ind w:firstLine="0"/>
            </w:pPr>
            <w:r w:rsidRPr="00184D4B">
              <w:t>Груз</w:t>
            </w:r>
            <w:r>
              <w:t xml:space="preserve"> - г</w:t>
            </w:r>
            <w:r w:rsidRPr="00184D4B">
              <w:t>рузополучатель</w:t>
            </w:r>
          </w:p>
        </w:tc>
        <w:tc>
          <w:tcPr>
            <w:tcW w:w="2580" w:type="dxa"/>
          </w:tcPr>
          <w:p w14:paraId="37509BFC" w14:textId="7AEDDD43" w:rsidR="008C07FA" w:rsidRPr="00B6656E" w:rsidRDefault="00954BA5" w:rsidP="008053E3">
            <w:pPr>
              <w:spacing w:line="240" w:lineRule="auto"/>
              <w:ind w:firstLine="0"/>
            </w:pPr>
            <w:r>
              <w:t>Назначение доставки</w:t>
            </w:r>
          </w:p>
        </w:tc>
        <w:tc>
          <w:tcPr>
            <w:tcW w:w="992" w:type="dxa"/>
          </w:tcPr>
          <w:p w14:paraId="2A7CF262" w14:textId="4B1B91D4" w:rsidR="008C07FA" w:rsidRPr="00B6656E" w:rsidRDefault="007B564E" w:rsidP="008053E3">
            <w:pPr>
              <w:spacing w:line="240" w:lineRule="auto"/>
              <w:ind w:firstLine="0"/>
              <w:rPr>
                <w:lang w:val="en-US"/>
              </w:rPr>
            </w:pPr>
            <w:r w:rsidRPr="007B564E">
              <w:rPr>
                <w:lang w:val="en-US"/>
              </w:rPr>
              <w:t>N</w:t>
            </w:r>
            <w:r w:rsidR="008C07FA" w:rsidRPr="00B6656E">
              <w:rPr>
                <w:lang w:val="en-US"/>
              </w:rPr>
              <w:t>:</w:t>
            </w:r>
            <w:r w:rsidR="008C07FA">
              <w:t>1</w:t>
            </w:r>
          </w:p>
        </w:tc>
        <w:tc>
          <w:tcPr>
            <w:tcW w:w="2410" w:type="dxa"/>
          </w:tcPr>
          <w:p w14:paraId="166B594B" w14:textId="77777777" w:rsidR="008C07FA" w:rsidRPr="00B6656E" w:rsidRDefault="008C07FA" w:rsidP="008053E3">
            <w:pPr>
              <w:spacing w:line="240" w:lineRule="auto"/>
              <w:ind w:firstLine="0"/>
            </w:pPr>
          </w:p>
        </w:tc>
      </w:tr>
      <w:tr w:rsidR="008C07FA" w:rsidRPr="00B6656E" w14:paraId="5681C683" w14:textId="77777777" w:rsidTr="007D71D7">
        <w:trPr>
          <w:trHeight w:val="500"/>
        </w:trPr>
        <w:tc>
          <w:tcPr>
            <w:tcW w:w="738" w:type="dxa"/>
          </w:tcPr>
          <w:p w14:paraId="44BD41C1" w14:textId="4774DB42" w:rsidR="008C07FA" w:rsidRPr="007D71D7" w:rsidRDefault="007D71D7" w:rsidP="008053E3">
            <w:pPr>
              <w:spacing w:line="240" w:lineRule="auto"/>
              <w:ind w:firstLine="0"/>
              <w:rPr>
                <w:lang w:val="en-US"/>
              </w:rPr>
            </w:pPr>
            <w:r>
              <w:rPr>
                <w:lang w:val="en-US"/>
              </w:rPr>
              <w:t>9</w:t>
            </w:r>
          </w:p>
        </w:tc>
        <w:tc>
          <w:tcPr>
            <w:tcW w:w="3232" w:type="dxa"/>
          </w:tcPr>
          <w:p w14:paraId="2B906E0B" w14:textId="76C3F21C" w:rsidR="008C07FA" w:rsidRPr="00184D4B" w:rsidRDefault="008C07FA" w:rsidP="008053E3">
            <w:pPr>
              <w:spacing w:line="240" w:lineRule="auto"/>
              <w:ind w:firstLine="0"/>
            </w:pPr>
            <w:r w:rsidRPr="00184D4B">
              <w:t>Агент</w:t>
            </w:r>
            <w:r>
              <w:t xml:space="preserve"> </w:t>
            </w:r>
            <w:r w:rsidR="008C237B">
              <w:t>-</w:t>
            </w:r>
            <w:r>
              <w:t xml:space="preserve"> т</w:t>
            </w:r>
            <w:r w:rsidRPr="00184D4B">
              <w:t>очка</w:t>
            </w:r>
            <w:r>
              <w:t xml:space="preserve"> </w:t>
            </w:r>
            <w:r w:rsidRPr="00184D4B">
              <w:t>перевалки</w:t>
            </w:r>
          </w:p>
        </w:tc>
        <w:tc>
          <w:tcPr>
            <w:tcW w:w="2580" w:type="dxa"/>
          </w:tcPr>
          <w:p w14:paraId="5EDA692C" w14:textId="358E3C64" w:rsidR="008C07FA" w:rsidRPr="00B6656E" w:rsidRDefault="00954BA5" w:rsidP="008053E3">
            <w:pPr>
              <w:spacing w:line="240" w:lineRule="auto"/>
              <w:ind w:firstLine="0"/>
            </w:pPr>
            <w:r>
              <w:t>Привязка персонала</w:t>
            </w:r>
          </w:p>
        </w:tc>
        <w:tc>
          <w:tcPr>
            <w:tcW w:w="992" w:type="dxa"/>
          </w:tcPr>
          <w:p w14:paraId="7C019A44" w14:textId="1E8D6A20" w:rsidR="008C07FA" w:rsidRPr="00B6656E" w:rsidRDefault="00C972A0" w:rsidP="008053E3">
            <w:pPr>
              <w:spacing w:line="240" w:lineRule="auto"/>
              <w:ind w:firstLine="0"/>
              <w:rPr>
                <w:lang w:val="en-US"/>
              </w:rPr>
            </w:pPr>
            <w:r>
              <w:rPr>
                <w:lang w:val="en-US"/>
              </w:rPr>
              <w:t>N</w:t>
            </w:r>
            <w:r w:rsidR="008C07FA" w:rsidRPr="00B6656E">
              <w:rPr>
                <w:lang w:val="en-US"/>
              </w:rPr>
              <w:t>:</w:t>
            </w:r>
            <w:r w:rsidR="008C07FA">
              <w:t>1</w:t>
            </w:r>
          </w:p>
        </w:tc>
        <w:tc>
          <w:tcPr>
            <w:tcW w:w="2410" w:type="dxa"/>
          </w:tcPr>
          <w:p w14:paraId="64882860" w14:textId="77777777" w:rsidR="008C07FA" w:rsidRPr="00B6656E" w:rsidRDefault="008C07FA" w:rsidP="008053E3">
            <w:pPr>
              <w:spacing w:line="240" w:lineRule="auto"/>
              <w:ind w:firstLine="0"/>
            </w:pPr>
          </w:p>
        </w:tc>
      </w:tr>
      <w:tr w:rsidR="008C07FA" w:rsidRPr="00B6656E" w14:paraId="1F5BD1B2" w14:textId="77777777" w:rsidTr="007D71D7">
        <w:trPr>
          <w:trHeight w:val="500"/>
        </w:trPr>
        <w:tc>
          <w:tcPr>
            <w:tcW w:w="738" w:type="dxa"/>
          </w:tcPr>
          <w:p w14:paraId="4BA96F0C" w14:textId="17BDC1AB" w:rsidR="008C07FA" w:rsidRPr="007D71D7" w:rsidRDefault="008C07FA" w:rsidP="008053E3">
            <w:pPr>
              <w:spacing w:line="240" w:lineRule="auto"/>
              <w:ind w:firstLine="0"/>
              <w:rPr>
                <w:lang w:val="en-US"/>
              </w:rPr>
            </w:pPr>
            <w:r>
              <w:t>1</w:t>
            </w:r>
            <w:r w:rsidR="007D71D7">
              <w:rPr>
                <w:lang w:val="en-US"/>
              </w:rPr>
              <w:t>0</w:t>
            </w:r>
          </w:p>
        </w:tc>
        <w:tc>
          <w:tcPr>
            <w:tcW w:w="3232" w:type="dxa"/>
          </w:tcPr>
          <w:p w14:paraId="3E1608EF" w14:textId="71F686E6" w:rsidR="008C07FA" w:rsidRPr="00184D4B" w:rsidRDefault="008C07FA" w:rsidP="008053E3">
            <w:pPr>
              <w:spacing w:line="240" w:lineRule="auto"/>
              <w:ind w:firstLine="0"/>
            </w:pPr>
            <w:proofErr w:type="gramStart"/>
            <w:r w:rsidRPr="00184D4B">
              <w:t>Электронная</w:t>
            </w:r>
            <w:r>
              <w:t xml:space="preserve"> </w:t>
            </w:r>
            <w:r w:rsidRPr="00184D4B">
              <w:t>накладная</w:t>
            </w:r>
            <w:proofErr w:type="gramEnd"/>
            <w:r>
              <w:t xml:space="preserve"> текущая </w:t>
            </w:r>
            <w:r w:rsidR="008C237B">
              <w:t>-</w:t>
            </w:r>
            <w:r>
              <w:t xml:space="preserve"> электронная накладная предыдущая</w:t>
            </w:r>
          </w:p>
        </w:tc>
        <w:tc>
          <w:tcPr>
            <w:tcW w:w="2580" w:type="dxa"/>
          </w:tcPr>
          <w:p w14:paraId="6E61900A" w14:textId="427D67F8" w:rsidR="008C07FA" w:rsidRPr="00B6656E" w:rsidRDefault="00954BA5" w:rsidP="008053E3">
            <w:pPr>
              <w:spacing w:line="240" w:lineRule="auto"/>
              <w:ind w:firstLine="0"/>
            </w:pPr>
            <w:r>
              <w:t>Преемственность этапа</w:t>
            </w:r>
          </w:p>
        </w:tc>
        <w:tc>
          <w:tcPr>
            <w:tcW w:w="992" w:type="dxa"/>
          </w:tcPr>
          <w:p w14:paraId="2FDFB9F5" w14:textId="77777777" w:rsidR="008C07FA" w:rsidRPr="00C93828" w:rsidRDefault="008C07FA" w:rsidP="008053E3">
            <w:pPr>
              <w:spacing w:line="240" w:lineRule="auto"/>
              <w:ind w:firstLine="0"/>
            </w:pPr>
            <w:r>
              <w:t>1:1</w:t>
            </w:r>
          </w:p>
        </w:tc>
        <w:tc>
          <w:tcPr>
            <w:tcW w:w="2410" w:type="dxa"/>
          </w:tcPr>
          <w:p w14:paraId="34EDBC41" w14:textId="77777777" w:rsidR="008C07FA" w:rsidRPr="00B6656E" w:rsidRDefault="008C07FA" w:rsidP="008053E3">
            <w:pPr>
              <w:spacing w:line="240" w:lineRule="auto"/>
              <w:ind w:firstLine="0"/>
            </w:pPr>
          </w:p>
        </w:tc>
      </w:tr>
      <w:tr w:rsidR="008C07FA" w:rsidRPr="00B6656E" w14:paraId="24F08F30" w14:textId="77777777" w:rsidTr="007D71D7">
        <w:trPr>
          <w:trHeight w:val="500"/>
        </w:trPr>
        <w:tc>
          <w:tcPr>
            <w:tcW w:w="738" w:type="dxa"/>
          </w:tcPr>
          <w:p w14:paraId="23053C26" w14:textId="66EC0070" w:rsidR="008C07FA" w:rsidRPr="007D71D7" w:rsidRDefault="008C07FA" w:rsidP="008053E3">
            <w:pPr>
              <w:spacing w:line="240" w:lineRule="auto"/>
              <w:ind w:firstLine="0"/>
              <w:rPr>
                <w:lang w:val="en-US"/>
              </w:rPr>
            </w:pPr>
            <w:r>
              <w:t>1</w:t>
            </w:r>
            <w:r w:rsidR="007D71D7">
              <w:rPr>
                <w:lang w:val="en-US"/>
              </w:rPr>
              <w:t>1</w:t>
            </w:r>
          </w:p>
        </w:tc>
        <w:tc>
          <w:tcPr>
            <w:tcW w:w="3232" w:type="dxa"/>
          </w:tcPr>
          <w:p w14:paraId="1AE13B2C" w14:textId="77777777" w:rsidR="008C07FA" w:rsidRPr="00C93828" w:rsidRDefault="008C07FA" w:rsidP="008053E3">
            <w:pPr>
              <w:spacing w:line="240" w:lineRule="auto"/>
              <w:ind w:firstLine="0"/>
            </w:pPr>
            <w:r>
              <w:t>Акт досмотра - инспектор</w:t>
            </w:r>
          </w:p>
        </w:tc>
        <w:tc>
          <w:tcPr>
            <w:tcW w:w="2580" w:type="dxa"/>
          </w:tcPr>
          <w:p w14:paraId="4DA7D7C2" w14:textId="7C2CBC3A" w:rsidR="008C07FA" w:rsidRPr="00B6656E" w:rsidRDefault="00954BA5" w:rsidP="008053E3">
            <w:pPr>
              <w:spacing w:line="240" w:lineRule="auto"/>
              <w:ind w:firstLine="0"/>
            </w:pPr>
            <w:r>
              <w:t>Проверка</w:t>
            </w:r>
          </w:p>
        </w:tc>
        <w:tc>
          <w:tcPr>
            <w:tcW w:w="992" w:type="dxa"/>
          </w:tcPr>
          <w:p w14:paraId="3B0CFFF9" w14:textId="77777777" w:rsidR="008C07FA" w:rsidRPr="00B6656E" w:rsidRDefault="008C07FA" w:rsidP="008053E3">
            <w:pPr>
              <w:spacing w:line="240" w:lineRule="auto"/>
              <w:ind w:firstLine="0"/>
              <w:rPr>
                <w:lang w:val="en-US"/>
              </w:rPr>
            </w:pPr>
            <w:r w:rsidRPr="00B6656E">
              <w:rPr>
                <w:lang w:val="en-US"/>
              </w:rPr>
              <w:t>N:</w:t>
            </w:r>
            <w:r>
              <w:t>1</w:t>
            </w:r>
          </w:p>
        </w:tc>
        <w:tc>
          <w:tcPr>
            <w:tcW w:w="2410" w:type="dxa"/>
          </w:tcPr>
          <w:p w14:paraId="7CC4CCC5" w14:textId="3650FFC9" w:rsidR="008C07FA" w:rsidRPr="00B6656E" w:rsidRDefault="008C07FA" w:rsidP="008053E3">
            <w:pPr>
              <w:spacing w:line="240" w:lineRule="auto"/>
              <w:ind w:firstLine="0"/>
            </w:pPr>
          </w:p>
        </w:tc>
      </w:tr>
      <w:tr w:rsidR="008C07FA" w:rsidRPr="00B6656E" w14:paraId="5E680115" w14:textId="77777777" w:rsidTr="007D71D7">
        <w:trPr>
          <w:trHeight w:val="500"/>
        </w:trPr>
        <w:tc>
          <w:tcPr>
            <w:tcW w:w="738" w:type="dxa"/>
          </w:tcPr>
          <w:p w14:paraId="3BB1F463" w14:textId="66D25FFD" w:rsidR="008C07FA" w:rsidRPr="007D71D7" w:rsidRDefault="008C07FA" w:rsidP="008053E3">
            <w:pPr>
              <w:spacing w:line="240" w:lineRule="auto"/>
              <w:ind w:firstLine="0"/>
              <w:rPr>
                <w:lang w:val="en-US"/>
              </w:rPr>
            </w:pPr>
            <w:r>
              <w:t>1</w:t>
            </w:r>
            <w:r w:rsidR="007D71D7">
              <w:rPr>
                <w:lang w:val="en-US"/>
              </w:rPr>
              <w:t>2</w:t>
            </w:r>
          </w:p>
        </w:tc>
        <w:tc>
          <w:tcPr>
            <w:tcW w:w="3232" w:type="dxa"/>
          </w:tcPr>
          <w:p w14:paraId="34F94C89" w14:textId="42FE84AC" w:rsidR="008C07FA" w:rsidRDefault="00272C86" w:rsidP="001E394D">
            <w:pPr>
              <w:ind w:firstLine="0"/>
            </w:pPr>
            <w:r>
              <w:t>Логист</w:t>
            </w:r>
            <w:r w:rsidR="008C07FA">
              <w:t xml:space="preserve"> - </w:t>
            </w:r>
            <w:r>
              <w:t>диспетчер</w:t>
            </w:r>
          </w:p>
        </w:tc>
        <w:tc>
          <w:tcPr>
            <w:tcW w:w="2580" w:type="dxa"/>
          </w:tcPr>
          <w:p w14:paraId="5AFA040D" w14:textId="3DDF4488" w:rsidR="008C07FA" w:rsidRPr="00DE75E2" w:rsidRDefault="00272C86" w:rsidP="008053E3">
            <w:pPr>
              <w:spacing w:line="240" w:lineRule="auto"/>
              <w:ind w:firstLine="0"/>
              <w:rPr>
                <w:lang w:val="en-US"/>
              </w:rPr>
            </w:pPr>
            <w:r>
              <w:t>Определение маршрута</w:t>
            </w:r>
          </w:p>
        </w:tc>
        <w:tc>
          <w:tcPr>
            <w:tcW w:w="992" w:type="dxa"/>
          </w:tcPr>
          <w:p w14:paraId="447A5039" w14:textId="77777777" w:rsidR="008C07FA" w:rsidRPr="0033539A" w:rsidRDefault="008C07FA" w:rsidP="008053E3">
            <w:pPr>
              <w:spacing w:line="240" w:lineRule="auto"/>
              <w:ind w:firstLine="0"/>
            </w:pPr>
            <w:r>
              <w:t>1:1</w:t>
            </w:r>
          </w:p>
        </w:tc>
        <w:tc>
          <w:tcPr>
            <w:tcW w:w="2410" w:type="dxa"/>
          </w:tcPr>
          <w:p w14:paraId="23646AF5" w14:textId="77777777" w:rsidR="008C07FA" w:rsidRPr="00C93828" w:rsidRDefault="008C07FA" w:rsidP="008053E3">
            <w:pPr>
              <w:spacing w:line="240" w:lineRule="auto"/>
              <w:ind w:firstLine="0"/>
            </w:pPr>
          </w:p>
        </w:tc>
      </w:tr>
    </w:tbl>
    <w:p w14:paraId="175019C4" w14:textId="77777777" w:rsidR="008C07FA" w:rsidRPr="00914E1B" w:rsidRDefault="008C07FA" w:rsidP="001E394D">
      <w:pPr>
        <w:pStyle w:val="20"/>
        <w:spacing w:before="0"/>
        <w:rPr>
          <w:rFonts w:ascii="Times New Roman" w:hAnsi="Times New Roman" w:cs="Times New Roman"/>
          <w:color w:val="000000" w:themeColor="text1"/>
          <w:sz w:val="28"/>
          <w:szCs w:val="28"/>
        </w:rPr>
      </w:pPr>
      <w:bookmarkStart w:id="24" w:name="_Toc514654100"/>
      <w:bookmarkStart w:id="25" w:name="_Toc192444973"/>
      <w:bookmarkStart w:id="26" w:name="_Toc231989427"/>
      <w:r w:rsidRPr="00914E1B">
        <w:rPr>
          <w:rFonts w:ascii="Times New Roman" w:hAnsi="Times New Roman" w:cs="Times New Roman"/>
          <w:color w:val="000000" w:themeColor="text1"/>
          <w:sz w:val="28"/>
          <w:szCs w:val="28"/>
        </w:rPr>
        <w:t>2.3 Определение первичных ключей</w:t>
      </w:r>
      <w:bookmarkEnd w:id="26"/>
    </w:p>
    <w:p w14:paraId="76F936A9" w14:textId="77777777" w:rsidR="008C07FA" w:rsidRDefault="008C07FA" w:rsidP="008C07FA">
      <w:r>
        <w:t xml:space="preserve">В этом проекте рассматриваются ключи двух типов: первичные и внешние. Оба типа ключей являются элементами механизма поддержки ссылочной целостности. </w:t>
      </w:r>
    </w:p>
    <w:p w14:paraId="51B2F604" w14:textId="77777777" w:rsidR="008C07FA" w:rsidRDefault="008C07FA" w:rsidP="008C07FA">
      <w:r>
        <w:t>Первичный ключ – одно или несколько полей (столбцов таблицы), комбинация значений которых позволяет однозначно идентифицировать экземпляр данной сущности. Первичный ключ не допускает наличия NULL-значений и должен содержать уникальные значения. Значения этого ключа используются для связывания таблицы с внешними ключами других таблиц.</w:t>
      </w:r>
    </w:p>
    <w:p w14:paraId="5994E4C6" w14:textId="77777777" w:rsidR="008C07FA" w:rsidRDefault="008C07FA" w:rsidP="008C07FA">
      <w:r>
        <w:lastRenderedPageBreak/>
        <w:t xml:space="preserve">Внешний ключ – предназначен для объединения таблиц по особым правилам и представляет собой одно или несколько полей (столбцов таблицы), содержащих ссылку на первичный ключ связываемых таблиц. </w:t>
      </w:r>
    </w:p>
    <w:p w14:paraId="40195A4B" w14:textId="77777777" w:rsidR="008C07FA" w:rsidRDefault="008C07FA" w:rsidP="008C07FA">
      <w:r>
        <w:t>В качестве первичных ключей могут быть использованы следующие типы данных:</w:t>
      </w:r>
    </w:p>
    <w:p w14:paraId="27A9CB56" w14:textId="77777777" w:rsidR="008C07FA" w:rsidRPr="00B440EB" w:rsidRDefault="008C07FA" w:rsidP="009078C4">
      <w:pPr>
        <w:pStyle w:val="afff"/>
        <w:numPr>
          <w:ilvl w:val="0"/>
          <w:numId w:val="9"/>
        </w:numPr>
        <w:spacing w:after="0" w:line="360" w:lineRule="auto"/>
        <w:ind w:left="0" w:firstLine="709"/>
        <w:jc w:val="both"/>
        <w:rPr>
          <w:rFonts w:ascii="Times New Roman" w:hAnsi="Times New Roman"/>
          <w:sz w:val="28"/>
          <w:szCs w:val="28"/>
        </w:rPr>
      </w:pPr>
      <w:r w:rsidRPr="00B440EB">
        <w:rPr>
          <w:rFonts w:ascii="Times New Roman" w:hAnsi="Times New Roman"/>
          <w:sz w:val="28"/>
          <w:szCs w:val="28"/>
        </w:rPr>
        <w:t>поле счётчика – тип данных поля, в который для каждой добавляемой в таблицу записи автоматически заносится автоинкрементное целочисленное значение;</w:t>
      </w:r>
    </w:p>
    <w:p w14:paraId="37EA5EC9" w14:textId="77777777" w:rsidR="008C07FA" w:rsidRPr="00B440EB" w:rsidRDefault="008C07FA" w:rsidP="009078C4">
      <w:pPr>
        <w:pStyle w:val="afff"/>
        <w:numPr>
          <w:ilvl w:val="0"/>
          <w:numId w:val="9"/>
        </w:numPr>
        <w:spacing w:after="0" w:line="360" w:lineRule="auto"/>
        <w:ind w:left="0" w:firstLine="709"/>
        <w:jc w:val="both"/>
        <w:rPr>
          <w:rFonts w:ascii="Times New Roman" w:hAnsi="Times New Roman"/>
          <w:sz w:val="28"/>
          <w:szCs w:val="28"/>
        </w:rPr>
      </w:pPr>
      <w:r w:rsidRPr="00B440EB">
        <w:rPr>
          <w:rFonts w:ascii="Times New Roman" w:hAnsi="Times New Roman"/>
          <w:sz w:val="28"/>
          <w:szCs w:val="28"/>
        </w:rPr>
        <w:t xml:space="preserve">простой ключ - поле, содержащее уникальные значения (например, уникальные </w:t>
      </w:r>
      <w:proofErr w:type="gramStart"/>
      <w:r w:rsidRPr="00B440EB">
        <w:rPr>
          <w:rFonts w:ascii="Times New Roman" w:hAnsi="Times New Roman"/>
          <w:sz w:val="28"/>
          <w:szCs w:val="28"/>
        </w:rPr>
        <w:t>в</w:t>
      </w:r>
      <w:proofErr w:type="gramEnd"/>
      <w:r w:rsidRPr="00B440EB">
        <w:rPr>
          <w:rFonts w:ascii="Times New Roman" w:hAnsi="Times New Roman"/>
          <w:sz w:val="28"/>
          <w:szCs w:val="28"/>
        </w:rPr>
        <w:t xml:space="preserve"> </w:t>
      </w:r>
      <w:proofErr w:type="spellStart"/>
      <w:r w:rsidRPr="00B440EB">
        <w:rPr>
          <w:rFonts w:ascii="Times New Roman" w:hAnsi="Times New Roman"/>
          <w:sz w:val="28"/>
          <w:szCs w:val="28"/>
        </w:rPr>
        <w:t>ПрО</w:t>
      </w:r>
      <w:proofErr w:type="spellEnd"/>
      <w:r w:rsidRPr="00B440EB">
        <w:rPr>
          <w:rFonts w:ascii="Times New Roman" w:hAnsi="Times New Roman"/>
          <w:sz w:val="28"/>
          <w:szCs w:val="28"/>
        </w:rPr>
        <w:t xml:space="preserve"> коды или инвентарные номера) и не содержащее значений NULL;</w:t>
      </w:r>
    </w:p>
    <w:p w14:paraId="354315DE" w14:textId="77777777" w:rsidR="008C07FA" w:rsidRPr="00B440EB" w:rsidRDefault="008C07FA" w:rsidP="009078C4">
      <w:pPr>
        <w:pStyle w:val="afff"/>
        <w:numPr>
          <w:ilvl w:val="0"/>
          <w:numId w:val="9"/>
        </w:numPr>
        <w:spacing w:after="0" w:line="360" w:lineRule="auto"/>
        <w:ind w:left="0" w:firstLine="709"/>
        <w:jc w:val="both"/>
        <w:rPr>
          <w:rFonts w:ascii="Times New Roman" w:hAnsi="Times New Roman"/>
          <w:sz w:val="28"/>
          <w:szCs w:val="28"/>
        </w:rPr>
      </w:pPr>
      <w:r w:rsidRPr="00B440EB">
        <w:rPr>
          <w:rFonts w:ascii="Times New Roman" w:hAnsi="Times New Roman"/>
          <w:sz w:val="28"/>
          <w:szCs w:val="28"/>
        </w:rPr>
        <w:t>составной ключ - используется, когда невозможно гарантировать уникальность значений каждого поля (в этом случае создаётся ключ, содержащий несколько столбцов).</w:t>
      </w:r>
    </w:p>
    <w:p w14:paraId="567290BA" w14:textId="08998170" w:rsidR="008C07FA" w:rsidRDefault="008C07FA" w:rsidP="001E394D">
      <w:pPr>
        <w:rPr>
          <w:b/>
          <w:bCs/>
        </w:rPr>
      </w:pPr>
      <w:r>
        <w:t>Достаточно часто (но не всегда, а иногда и не рекомендуют) в источниках по БД в качестве первичного ключа применяют так называемые суррогатные ключи, для которых дополнительно к полям таблицы создают отдельное поле. Как правило, наименование такого поля – «</w:t>
      </w:r>
      <w:proofErr w:type="spellStart"/>
      <w:r>
        <w:t>Id</w:t>
      </w:r>
      <w:proofErr w:type="spellEnd"/>
      <w:r>
        <w:t>», тип – автоинкрементный целочисленный (аналог счетчика).</w:t>
      </w:r>
    </w:p>
    <w:p w14:paraId="04271D92" w14:textId="77777777" w:rsidR="008C07FA" w:rsidRPr="00914E1B" w:rsidRDefault="008C07FA" w:rsidP="00914E1B">
      <w:pPr>
        <w:pStyle w:val="20"/>
        <w:rPr>
          <w:rFonts w:ascii="Times New Roman" w:hAnsi="Times New Roman" w:cs="Times New Roman"/>
          <w:color w:val="000000" w:themeColor="text1"/>
          <w:sz w:val="28"/>
          <w:szCs w:val="28"/>
        </w:rPr>
      </w:pPr>
      <w:bookmarkStart w:id="27" w:name="_Toc231989428"/>
      <w:r w:rsidRPr="00914E1B">
        <w:rPr>
          <w:rFonts w:ascii="Times New Roman" w:hAnsi="Times New Roman" w:cs="Times New Roman"/>
          <w:color w:val="000000" w:themeColor="text1"/>
          <w:sz w:val="28"/>
          <w:szCs w:val="28"/>
        </w:rPr>
        <w:t>2.4 Нормализация модели</w:t>
      </w:r>
      <w:bookmarkEnd w:id="27"/>
    </w:p>
    <w:p w14:paraId="6BA61006" w14:textId="77777777" w:rsidR="008C07FA" w:rsidRDefault="008C07FA" w:rsidP="008C07FA">
      <w:r>
        <w:t xml:space="preserve">Нормализация модели на этапе построении ИЛМ осуществляется, как правило, посредством декомпозиции модели на отдельные (пусть и зависимые) сущности </w:t>
      </w:r>
      <w:proofErr w:type="spellStart"/>
      <w:r>
        <w:t>ПрО</w:t>
      </w:r>
      <w:proofErr w:type="spellEnd"/>
      <w:r>
        <w:t xml:space="preserve">. Такая декомпозиция осуществляется посредством анализа текста описания </w:t>
      </w:r>
      <w:proofErr w:type="spellStart"/>
      <w:r>
        <w:t>ПрО</w:t>
      </w:r>
      <w:proofErr w:type="spellEnd"/>
      <w:r>
        <w:t>.</w:t>
      </w:r>
    </w:p>
    <w:p w14:paraId="5CC1B9E7" w14:textId="77777777" w:rsidR="008C07FA" w:rsidRDefault="008C07FA" w:rsidP="008C07FA">
      <w:r>
        <w:t xml:space="preserve">Так, например, по типу хранимой информации БД условно делятся на документальные и фактографические. Основная единица документальных БД - сведения о документах на естественном языке (исследовательские отчеты, законы и т.п.). Основная условно независимая единица фактографических БД – факты (фактические сведения как объекты </w:t>
      </w:r>
      <w:proofErr w:type="spellStart"/>
      <w:r>
        <w:t>ПрО</w:t>
      </w:r>
      <w:proofErr w:type="spellEnd"/>
      <w:r>
        <w:t xml:space="preserve">). Кроме того, есть БД, в которых и документы и факты объединены в одну модель, но при этом, как правило, </w:t>
      </w:r>
      <w:r>
        <w:lastRenderedPageBreak/>
        <w:t xml:space="preserve">документы, в этом случае, это уже единицы, состоящие из отдельных единиц данных (преимущественно фактов </w:t>
      </w:r>
      <w:proofErr w:type="spellStart"/>
      <w:r>
        <w:t>ПрО</w:t>
      </w:r>
      <w:proofErr w:type="spellEnd"/>
      <w:r>
        <w:t>).</w:t>
      </w:r>
    </w:p>
    <w:p w14:paraId="69A44A6B" w14:textId="42AF7069" w:rsidR="008C07FA" w:rsidRDefault="008C07FA" w:rsidP="00A4445A">
      <w:r>
        <w:t xml:space="preserve">На основе этого различения и производится декомпозиция ИЛМ при начальной нормализации и заключается она в выделении фактов-объектов из сложных объектов (например, каких либо учетных документов) или высказываний о назначении объектов </w:t>
      </w:r>
      <w:proofErr w:type="spellStart"/>
      <w:r>
        <w:t>ПрО</w:t>
      </w:r>
      <w:proofErr w:type="spellEnd"/>
      <w:r>
        <w:t xml:space="preserve"> и </w:t>
      </w:r>
      <w:proofErr w:type="gramStart"/>
      <w:r>
        <w:t>т.д.[</w:t>
      </w:r>
      <w:proofErr w:type="gramEnd"/>
      <w:r>
        <w:t>2]</w:t>
      </w:r>
    </w:p>
    <w:p w14:paraId="5EC7E8D3" w14:textId="77777777" w:rsidR="008C07FA" w:rsidRDefault="008C07FA" w:rsidP="008C07FA">
      <w:r>
        <w:t xml:space="preserve">На рисунке 2 представлена ИМЛ - схема, полученная после выполнения нормализации схемы (см. таблица 2). </w:t>
      </w:r>
    </w:p>
    <w:p w14:paraId="363BCD74" w14:textId="0B0B6766" w:rsidR="008C07FA" w:rsidRDefault="007D71D7" w:rsidP="008C07FA">
      <w:pPr>
        <w:jc w:val="center"/>
      </w:pPr>
      <w:r w:rsidRPr="007D71D7">
        <w:rPr>
          <w:noProof/>
        </w:rPr>
        <w:drawing>
          <wp:inline distT="0" distB="0" distL="0" distR="0" wp14:anchorId="4F8A60A3" wp14:editId="0BC5F2DC">
            <wp:extent cx="5814060" cy="4198881"/>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22204" cy="4276982"/>
                    </a:xfrm>
                    <a:prstGeom prst="rect">
                      <a:avLst/>
                    </a:prstGeom>
                  </pic:spPr>
                </pic:pic>
              </a:graphicData>
            </a:graphic>
          </wp:inline>
        </w:drawing>
      </w:r>
    </w:p>
    <w:p w14:paraId="217344E4" w14:textId="28EE5140" w:rsidR="008C07FA" w:rsidRDefault="008C07FA" w:rsidP="007D71D7">
      <w:pPr>
        <w:jc w:val="center"/>
      </w:pPr>
      <w:r>
        <w:t xml:space="preserve">Рисунок 2 - ИЛМ - схема типа «сущность-связь», отражающая </w:t>
      </w:r>
      <w:proofErr w:type="gramStart"/>
      <w:r>
        <w:t>объекты</w:t>
      </w:r>
      <w:proofErr w:type="gramEnd"/>
      <w:r>
        <w:t xml:space="preserve"> </w:t>
      </w:r>
      <w:proofErr w:type="spellStart"/>
      <w:r>
        <w:t>ПрО</w:t>
      </w:r>
      <w:proofErr w:type="spellEnd"/>
      <w:r>
        <w:t>, и связи между объектами.</w:t>
      </w:r>
      <w:r>
        <w:br w:type="page"/>
      </w:r>
    </w:p>
    <w:p w14:paraId="5E26A123" w14:textId="77777777" w:rsidR="008C07FA" w:rsidRPr="00914E1B" w:rsidRDefault="008C07FA" w:rsidP="00914E1B">
      <w:pPr>
        <w:pStyle w:val="10"/>
        <w:rPr>
          <w:rFonts w:ascii="Times New Roman" w:hAnsi="Times New Roman" w:cs="Times New Roman"/>
          <w:b/>
          <w:bCs/>
          <w:color w:val="000000" w:themeColor="text1"/>
          <w:sz w:val="28"/>
          <w:szCs w:val="28"/>
        </w:rPr>
      </w:pPr>
      <w:bookmarkStart w:id="28" w:name="_Toc231989429"/>
      <w:r w:rsidRPr="00914E1B">
        <w:rPr>
          <w:rFonts w:ascii="Times New Roman" w:hAnsi="Times New Roman" w:cs="Times New Roman"/>
          <w:b/>
          <w:bCs/>
          <w:color w:val="000000" w:themeColor="text1"/>
          <w:sz w:val="28"/>
          <w:szCs w:val="28"/>
        </w:rPr>
        <w:lastRenderedPageBreak/>
        <w:t>3 Описание проблем и формирование концепции БД</w:t>
      </w:r>
      <w:bookmarkEnd w:id="28"/>
    </w:p>
    <w:p w14:paraId="0B00B268" w14:textId="77777777" w:rsidR="008C07FA" w:rsidRPr="00914E1B" w:rsidRDefault="008C07FA" w:rsidP="00914E1B">
      <w:pPr>
        <w:pStyle w:val="20"/>
        <w:rPr>
          <w:rFonts w:ascii="Times New Roman" w:hAnsi="Times New Roman" w:cs="Times New Roman"/>
          <w:color w:val="000000" w:themeColor="text1"/>
          <w:sz w:val="28"/>
          <w:szCs w:val="28"/>
        </w:rPr>
      </w:pPr>
      <w:bookmarkStart w:id="29" w:name="_Toc231989430"/>
      <w:r w:rsidRPr="00914E1B">
        <w:rPr>
          <w:rFonts w:ascii="Times New Roman" w:hAnsi="Times New Roman" w:cs="Times New Roman"/>
          <w:color w:val="000000" w:themeColor="text1"/>
          <w:sz w:val="28"/>
          <w:szCs w:val="28"/>
        </w:rPr>
        <w:t>3.1 Проблемы предметной области</w:t>
      </w:r>
      <w:bookmarkEnd w:id="29"/>
    </w:p>
    <w:p w14:paraId="34C8E878" w14:textId="77777777" w:rsidR="008C07FA" w:rsidRPr="00F94521" w:rsidRDefault="008C07FA" w:rsidP="008C07FA">
      <w:r w:rsidRPr="00F94521">
        <w:t>На основе сведений разделов 1 и 2 проведен проблемный анализ предметной области, в результате, которого были выявлены следующие проблемы:</w:t>
      </w:r>
    </w:p>
    <w:p w14:paraId="269FB6D8" w14:textId="001768AB" w:rsidR="008C237B" w:rsidRPr="000A3C2B" w:rsidRDefault="008C07FA" w:rsidP="009078C4">
      <w:pPr>
        <w:pStyle w:val="afff"/>
        <w:numPr>
          <w:ilvl w:val="0"/>
          <w:numId w:val="18"/>
        </w:numPr>
        <w:spacing w:after="0" w:line="360" w:lineRule="auto"/>
        <w:ind w:left="0" w:firstLine="709"/>
        <w:rPr>
          <w:rFonts w:ascii="Times New Roman" w:hAnsi="Times New Roman"/>
          <w:sz w:val="28"/>
          <w:szCs w:val="28"/>
        </w:rPr>
      </w:pPr>
      <w:r w:rsidRPr="000A3C2B">
        <w:rPr>
          <w:rFonts w:ascii="Times New Roman" w:hAnsi="Times New Roman"/>
          <w:sz w:val="28"/>
          <w:szCs w:val="28"/>
        </w:rPr>
        <w:t>Координация движения грузов между точками перевалки ведётся вручную</w:t>
      </w:r>
      <w:r w:rsidR="0009644B">
        <w:rPr>
          <w:rFonts w:ascii="Times New Roman" w:hAnsi="Times New Roman"/>
          <w:sz w:val="28"/>
          <w:szCs w:val="28"/>
        </w:rPr>
        <w:t xml:space="preserve"> -</w:t>
      </w:r>
      <w:r w:rsidRPr="000A3C2B">
        <w:rPr>
          <w:rFonts w:ascii="Times New Roman" w:hAnsi="Times New Roman"/>
          <w:sz w:val="28"/>
          <w:szCs w:val="28"/>
        </w:rPr>
        <w:t xml:space="preserve"> агенты передают сведения о статусе груза по телефону и электронной почте. Это приводит к задержкам информации, рискам её потери и невозможности оперативной реакции диспетчера. Становится актуальным создание единого информационного пространства на основе базы данных мониторинга и диспетчеризации мультимодальных грузоперевозок;</w:t>
      </w:r>
    </w:p>
    <w:p w14:paraId="5FFBFA1B" w14:textId="77777777" w:rsidR="008C237B" w:rsidRPr="000A3C2B" w:rsidRDefault="008C07FA" w:rsidP="009078C4">
      <w:pPr>
        <w:pStyle w:val="afff"/>
        <w:numPr>
          <w:ilvl w:val="0"/>
          <w:numId w:val="18"/>
        </w:numPr>
        <w:spacing w:after="0" w:line="360" w:lineRule="auto"/>
        <w:ind w:left="0" w:firstLine="709"/>
        <w:jc w:val="both"/>
        <w:rPr>
          <w:rFonts w:ascii="Times New Roman" w:hAnsi="Times New Roman"/>
          <w:sz w:val="28"/>
          <w:szCs w:val="28"/>
        </w:rPr>
      </w:pPr>
      <w:r w:rsidRPr="000A3C2B">
        <w:rPr>
          <w:rFonts w:ascii="Times New Roman" w:hAnsi="Times New Roman"/>
          <w:sz w:val="28"/>
          <w:szCs w:val="28"/>
        </w:rPr>
        <w:t>Сеть мультимодальных перевозок охватывает территориально распределённые точки перевалки, нередко удалённые друг от друга на значительные расстояния. Своевременный сбор актуальных данных о местонахождении груза и статусе его прохождения через узлы перевалки вручную является трудоёмкой задачей и затрудняет принятие оперативных управленческих решений;</w:t>
      </w:r>
    </w:p>
    <w:p w14:paraId="7D8CFE40" w14:textId="601BA251" w:rsidR="008C237B" w:rsidRPr="000A3C2B" w:rsidRDefault="008C07FA" w:rsidP="009078C4">
      <w:pPr>
        <w:pStyle w:val="afff"/>
        <w:numPr>
          <w:ilvl w:val="0"/>
          <w:numId w:val="18"/>
        </w:numPr>
        <w:spacing w:after="0" w:line="360" w:lineRule="auto"/>
        <w:ind w:left="0" w:firstLine="709"/>
        <w:jc w:val="both"/>
        <w:rPr>
          <w:rFonts w:ascii="Times New Roman" w:hAnsi="Times New Roman"/>
          <w:sz w:val="28"/>
          <w:szCs w:val="28"/>
        </w:rPr>
      </w:pPr>
      <w:r w:rsidRPr="000A3C2B">
        <w:rPr>
          <w:rFonts w:ascii="Times New Roman" w:hAnsi="Times New Roman"/>
          <w:sz w:val="28"/>
          <w:szCs w:val="28"/>
        </w:rPr>
        <w:t>Оформление груза в каждой точке перевалки сопровождается формированием нескольких документов: электронной накладной, акта досмотра, уведомлений участникам цепи. При отсутствии автоматизированной системы это создаёт значительные временные издержки, требует привлечения дополнительного персонала и повышает риск ошибок при ручном заполнении;</w:t>
      </w:r>
    </w:p>
    <w:p w14:paraId="17711605" w14:textId="19A24EFE" w:rsidR="008C237B" w:rsidRPr="000A3C2B" w:rsidRDefault="008C07FA" w:rsidP="009078C4">
      <w:pPr>
        <w:pStyle w:val="afff"/>
        <w:numPr>
          <w:ilvl w:val="0"/>
          <w:numId w:val="18"/>
        </w:numPr>
        <w:spacing w:after="0" w:line="360" w:lineRule="auto"/>
        <w:ind w:left="0" w:firstLine="709"/>
        <w:jc w:val="both"/>
        <w:rPr>
          <w:rFonts w:ascii="Times New Roman" w:hAnsi="Times New Roman"/>
          <w:sz w:val="28"/>
          <w:szCs w:val="28"/>
        </w:rPr>
      </w:pPr>
      <w:r w:rsidRPr="000A3C2B">
        <w:rPr>
          <w:rFonts w:ascii="Times New Roman" w:hAnsi="Times New Roman"/>
          <w:sz w:val="28"/>
          <w:szCs w:val="28"/>
        </w:rPr>
        <w:t>Процедура досмотра и оформления перегрузки требует строгого соблюдения последовательности действий: сканирование, сверка с накладной, внесение результата досмотра, разблокировка перегрузки. Человеческий фактор - степень внимательности и текущее состояние инспектора и агента - напрямую влияет на качество результата и достоверность внесённых данных;</w:t>
      </w:r>
    </w:p>
    <w:p w14:paraId="2D5FFE95" w14:textId="09A31902" w:rsidR="008C07FA" w:rsidRPr="000A3C2B" w:rsidRDefault="008C07FA" w:rsidP="009078C4">
      <w:pPr>
        <w:pStyle w:val="afff"/>
        <w:numPr>
          <w:ilvl w:val="0"/>
          <w:numId w:val="18"/>
        </w:numPr>
        <w:spacing w:after="0" w:line="360" w:lineRule="auto"/>
        <w:ind w:left="0" w:firstLine="709"/>
        <w:jc w:val="both"/>
        <w:rPr>
          <w:rFonts w:ascii="Times New Roman" w:hAnsi="Times New Roman"/>
          <w:sz w:val="28"/>
          <w:szCs w:val="28"/>
        </w:rPr>
      </w:pPr>
      <w:r w:rsidRPr="000A3C2B">
        <w:rPr>
          <w:rFonts w:ascii="Times New Roman" w:hAnsi="Times New Roman"/>
          <w:sz w:val="28"/>
          <w:szCs w:val="28"/>
        </w:rPr>
        <w:t>Отсутствие автоматизированного контроля корректности вводимых данных создаёт риск появления в базе данных недостоверных сведений о местонахождении и статусе груза</w:t>
      </w:r>
      <w:r w:rsidR="00F42869" w:rsidRPr="000A3C2B">
        <w:rPr>
          <w:rFonts w:ascii="Times New Roman" w:hAnsi="Times New Roman"/>
          <w:sz w:val="28"/>
          <w:szCs w:val="28"/>
        </w:rPr>
        <w:t>.</w:t>
      </w:r>
    </w:p>
    <w:p w14:paraId="56B65373" w14:textId="77777777" w:rsidR="008C07FA" w:rsidRPr="00914E1B" w:rsidRDefault="008C07FA" w:rsidP="00914E1B">
      <w:pPr>
        <w:pStyle w:val="20"/>
        <w:rPr>
          <w:rFonts w:ascii="Times New Roman" w:hAnsi="Times New Roman" w:cs="Times New Roman"/>
          <w:color w:val="000000" w:themeColor="text1"/>
          <w:sz w:val="28"/>
          <w:szCs w:val="28"/>
        </w:rPr>
      </w:pPr>
      <w:bookmarkStart w:id="30" w:name="_Toc231989431"/>
      <w:r w:rsidRPr="00914E1B">
        <w:rPr>
          <w:rFonts w:ascii="Times New Roman" w:hAnsi="Times New Roman" w:cs="Times New Roman"/>
          <w:color w:val="000000" w:themeColor="text1"/>
          <w:sz w:val="28"/>
          <w:szCs w:val="28"/>
        </w:rPr>
        <w:lastRenderedPageBreak/>
        <w:t>3.2 Концепция базы данных</w:t>
      </w:r>
      <w:bookmarkEnd w:id="30"/>
    </w:p>
    <w:p w14:paraId="2BAC3AE5" w14:textId="77777777" w:rsidR="008C07FA" w:rsidRPr="00F94521" w:rsidRDefault="008C07FA" w:rsidP="008C07FA">
      <w:r w:rsidRPr="00F94521">
        <w:t>Основное концептуальное положение разрабатываемой базы данных (БД) – входить в состав ИС ключевым компонентом, управлять (вставка, редактирование, удаление) данными, связанными с предметной областью и предоставлять их по запросу для выполнения функций ИС (обеспечивать выполнение прикладных функций программного обеспечения (ПО) ИС, которое, в свою очередь, поддерживает бизнес-процесс мониторинга и диспетчеризации мультимодальных грузоперевозок[3].</w:t>
      </w:r>
    </w:p>
    <w:p w14:paraId="095C2E0C" w14:textId="77777777" w:rsidR="008C07FA" w:rsidRPr="000E7555" w:rsidRDefault="008C07FA" w:rsidP="000E7555">
      <w:pPr>
        <w:pStyle w:val="3"/>
        <w:rPr>
          <w:rFonts w:ascii="Times New Roman" w:hAnsi="Times New Roman" w:cs="Times New Roman"/>
        </w:rPr>
      </w:pPr>
      <w:bookmarkStart w:id="31" w:name="_Toc231989432"/>
      <w:r w:rsidRPr="000E7555">
        <w:rPr>
          <w:rFonts w:ascii="Times New Roman" w:hAnsi="Times New Roman" w:cs="Times New Roman"/>
          <w:color w:val="000000" w:themeColor="text1"/>
          <w:sz w:val="28"/>
          <w:szCs w:val="28"/>
        </w:rPr>
        <w:t>3.2.1</w:t>
      </w:r>
      <w:r w:rsidRPr="000E7555">
        <w:rPr>
          <w:rFonts w:ascii="Times New Roman" w:hAnsi="Times New Roman" w:cs="Times New Roman"/>
          <w:color w:val="000000" w:themeColor="text1"/>
          <w:sz w:val="28"/>
          <w:szCs w:val="28"/>
        </w:rPr>
        <w:tab/>
        <w:t>Функциональные требования</w:t>
      </w:r>
      <w:bookmarkEnd w:id="31"/>
    </w:p>
    <w:p w14:paraId="305F4772" w14:textId="77777777" w:rsidR="008C07FA" w:rsidRPr="00F94521" w:rsidRDefault="008C07FA" w:rsidP="008C07FA">
      <w:r w:rsidRPr="00F94521">
        <w:t xml:space="preserve">База данных, являясь компонентом ИС, должна обеспечивать выполнение ПО ИС следующих функций: </w:t>
      </w:r>
    </w:p>
    <w:p w14:paraId="5244A606" w14:textId="77777777" w:rsidR="008C07FA" w:rsidRPr="00F94521" w:rsidRDefault="008C07FA" w:rsidP="008C07FA">
      <w:r w:rsidRPr="00F94521">
        <w:t>1.</w:t>
      </w:r>
      <w:r>
        <w:t xml:space="preserve"> </w:t>
      </w:r>
      <w:r w:rsidRPr="00F94521">
        <w:t>Обеспеч</w:t>
      </w:r>
      <w:r>
        <w:t>ение</w:t>
      </w:r>
      <w:r w:rsidRPr="00F94521">
        <w:t xml:space="preserve"> актуальн</w:t>
      </w:r>
      <w:r>
        <w:t>ых</w:t>
      </w:r>
      <w:r w:rsidRPr="00F94521">
        <w:t xml:space="preserve"> и достоверн</w:t>
      </w:r>
      <w:r>
        <w:t>ых</w:t>
      </w:r>
      <w:r w:rsidRPr="00F94521">
        <w:t xml:space="preserve"> сведени</w:t>
      </w:r>
      <w:r>
        <w:t>й</w:t>
      </w:r>
      <w:r w:rsidRPr="00F94521">
        <w:t xml:space="preserve"> о местонахождении груза, статусе досмотра и составе пакета сопроводительных документов на каждом этапе маршрута;</w:t>
      </w:r>
    </w:p>
    <w:p w14:paraId="2EA20434" w14:textId="77777777" w:rsidR="008C07FA" w:rsidRPr="00F94521" w:rsidRDefault="008C07FA" w:rsidP="008C07FA">
      <w:r w:rsidRPr="00F94521">
        <w:t>2.</w:t>
      </w:r>
      <w:r>
        <w:t xml:space="preserve"> </w:t>
      </w:r>
      <w:r w:rsidRPr="00F94521">
        <w:t>Обеспеч</w:t>
      </w:r>
      <w:r>
        <w:t>ение</w:t>
      </w:r>
      <w:r w:rsidRPr="00F94521">
        <w:t xml:space="preserve"> защит</w:t>
      </w:r>
      <w:r>
        <w:t>ы</w:t>
      </w:r>
      <w:r w:rsidRPr="00F94521">
        <w:t xml:space="preserve"> информации от несанкционированного доступа и изменения;</w:t>
      </w:r>
    </w:p>
    <w:p w14:paraId="1888186F" w14:textId="447C6B90" w:rsidR="008C07FA" w:rsidRPr="00F94521" w:rsidRDefault="008C07FA" w:rsidP="008C07FA">
      <w:r w:rsidRPr="00F94521">
        <w:t>3.</w:t>
      </w:r>
      <w:r w:rsidR="0009644B">
        <w:t xml:space="preserve"> </w:t>
      </w:r>
      <w:r w:rsidRPr="00F94521">
        <w:t>Обеспеч</w:t>
      </w:r>
      <w:r>
        <w:t>ение</w:t>
      </w:r>
      <w:r w:rsidRPr="00F94521">
        <w:t xml:space="preserve"> возможнос</w:t>
      </w:r>
      <w:r>
        <w:t>ти</w:t>
      </w:r>
      <w:r w:rsidRPr="00F94521">
        <w:t xml:space="preserve"> резервного копирования данных;</w:t>
      </w:r>
    </w:p>
    <w:p w14:paraId="381E1020" w14:textId="1C9E5655" w:rsidR="008C07FA" w:rsidRPr="00F94521" w:rsidRDefault="008C07FA" w:rsidP="008C07FA">
      <w:r w:rsidRPr="00F94521">
        <w:t>4.</w:t>
      </w:r>
      <w:r w:rsidR="0009644B">
        <w:t xml:space="preserve"> </w:t>
      </w:r>
      <w:r w:rsidRPr="00F94521">
        <w:t>Обеспеч</w:t>
      </w:r>
      <w:r>
        <w:t>ение</w:t>
      </w:r>
      <w:r w:rsidRPr="00F94521">
        <w:t xml:space="preserve"> поддержк</w:t>
      </w:r>
      <w:r>
        <w:t>и</w:t>
      </w:r>
      <w:r w:rsidRPr="00F94521">
        <w:t xml:space="preserve"> работоспособности всех точек перевалки и центрального диспетчерского пункта в режиме 24×7;</w:t>
      </w:r>
    </w:p>
    <w:p w14:paraId="745D5F22" w14:textId="77777777" w:rsidR="008C07FA" w:rsidRPr="00F94521" w:rsidRDefault="008C07FA" w:rsidP="008C07FA">
      <w:r w:rsidRPr="00F94521">
        <w:t>5. Обеспеч</w:t>
      </w:r>
      <w:r>
        <w:t>ение</w:t>
      </w:r>
      <w:r w:rsidRPr="00F94521">
        <w:t xml:space="preserve"> автоматическо</w:t>
      </w:r>
      <w:r>
        <w:t>го</w:t>
      </w:r>
      <w:r w:rsidRPr="00F94521">
        <w:t xml:space="preserve"> формировани</w:t>
      </w:r>
      <w:r>
        <w:t>я</w:t>
      </w:r>
      <w:r w:rsidRPr="00F94521">
        <w:t xml:space="preserve"> и передач</w:t>
      </w:r>
      <w:r>
        <w:t>а</w:t>
      </w:r>
      <w:r w:rsidRPr="00F94521">
        <w:t xml:space="preserve"> электронных накладных, актов досмотра, согласий на перевозку и уведомлений между участниками перевозки;</w:t>
      </w:r>
    </w:p>
    <w:p w14:paraId="3D178E71" w14:textId="77777777" w:rsidR="008C07FA" w:rsidRPr="00F94521" w:rsidRDefault="008C07FA" w:rsidP="008C07FA">
      <w:r w:rsidRPr="00F94521">
        <w:t>6. Обеспеч</w:t>
      </w:r>
      <w:r>
        <w:t>ение</w:t>
      </w:r>
      <w:r w:rsidRPr="00F94521">
        <w:t xml:space="preserve"> централизованн</w:t>
      </w:r>
      <w:r>
        <w:t>ого</w:t>
      </w:r>
      <w:r w:rsidRPr="00F94521">
        <w:t xml:space="preserve"> мониторинг</w:t>
      </w:r>
      <w:r>
        <w:t>а</w:t>
      </w:r>
      <w:r w:rsidRPr="00F94521">
        <w:t xml:space="preserve"> движения грузов через все точки перевалки в реальном времени с возможностью определения текущего местоположения груза;</w:t>
      </w:r>
    </w:p>
    <w:p w14:paraId="4BC05EE4" w14:textId="77777777" w:rsidR="008C07FA" w:rsidRPr="00F94521" w:rsidRDefault="008C07FA" w:rsidP="008C07FA">
      <w:r w:rsidRPr="00F94521">
        <w:t>7. Обеспеч</w:t>
      </w:r>
      <w:r>
        <w:t>ение</w:t>
      </w:r>
      <w:r w:rsidRPr="00F94521">
        <w:t xml:space="preserve"> разграничени</w:t>
      </w:r>
      <w:r>
        <w:t>я</w:t>
      </w:r>
      <w:r w:rsidRPr="00F94521">
        <w:t xml:space="preserve"> доступа к конфиденциальным договорам перевозки и ведение полной истории перемещения груза по маршруту.</w:t>
      </w:r>
    </w:p>
    <w:p w14:paraId="2E052280" w14:textId="77777777" w:rsidR="008C07FA" w:rsidRPr="00F94521" w:rsidRDefault="008C07FA" w:rsidP="008C07FA">
      <w:r w:rsidRPr="00F94521">
        <w:t>Вспомогательные требования:</w:t>
      </w:r>
    </w:p>
    <w:p w14:paraId="160961E4" w14:textId="1EC57D94" w:rsidR="008C07FA" w:rsidRPr="00F94521" w:rsidRDefault="008C07FA" w:rsidP="008C07FA">
      <w:r w:rsidRPr="00F94521">
        <w:t>1.</w:t>
      </w:r>
      <w:r>
        <w:t xml:space="preserve"> </w:t>
      </w:r>
      <w:r w:rsidR="00E85419">
        <w:t>Удобная</w:t>
      </w:r>
      <w:r w:rsidRPr="00F94521">
        <w:t xml:space="preserve"> систем</w:t>
      </w:r>
      <w:r w:rsidR="00E85419">
        <w:t xml:space="preserve">а </w:t>
      </w:r>
      <w:r w:rsidRPr="00F94521">
        <w:t>поиска и фильтрации по различным параметрам;</w:t>
      </w:r>
    </w:p>
    <w:p w14:paraId="00FD360F" w14:textId="77777777" w:rsidR="008C07FA" w:rsidRPr="00F94521" w:rsidRDefault="008C07FA" w:rsidP="008C07FA">
      <w:r w:rsidRPr="00F94521">
        <w:t>2.</w:t>
      </w:r>
      <w:r>
        <w:t xml:space="preserve"> </w:t>
      </w:r>
      <w:r w:rsidRPr="00F94521">
        <w:t>Возможность печати (на принтере) отчетов, форм и электронных копий документов;</w:t>
      </w:r>
    </w:p>
    <w:p w14:paraId="0D0F82D8" w14:textId="77777777" w:rsidR="008C07FA" w:rsidRPr="00F94521" w:rsidRDefault="008C07FA" w:rsidP="008C07FA">
      <w:r w:rsidRPr="00F94521">
        <w:lastRenderedPageBreak/>
        <w:t>3.</w:t>
      </w:r>
      <w:r>
        <w:t xml:space="preserve"> </w:t>
      </w:r>
      <w:r w:rsidRPr="00F94521">
        <w:t>Возможность выгрузки данных, отчётов и электронных копий документов в форматы PDF и XLSX для передачи участникам логистической цепи.</w:t>
      </w:r>
    </w:p>
    <w:p w14:paraId="271B3E16" w14:textId="77777777" w:rsidR="008C07FA" w:rsidRPr="000E7555" w:rsidRDefault="008C07FA" w:rsidP="000E7555">
      <w:pPr>
        <w:pStyle w:val="3"/>
        <w:rPr>
          <w:rFonts w:ascii="Times New Roman" w:hAnsi="Times New Roman" w:cs="Times New Roman"/>
          <w:color w:val="000000" w:themeColor="text1"/>
          <w:sz w:val="28"/>
          <w:szCs w:val="28"/>
        </w:rPr>
      </w:pPr>
      <w:bookmarkStart w:id="32" w:name="_Toc231989433"/>
      <w:r w:rsidRPr="000E7555">
        <w:rPr>
          <w:rFonts w:ascii="Times New Roman" w:hAnsi="Times New Roman" w:cs="Times New Roman"/>
          <w:color w:val="000000" w:themeColor="text1"/>
          <w:sz w:val="28"/>
          <w:szCs w:val="28"/>
        </w:rPr>
        <w:t>3.2.2</w:t>
      </w:r>
      <w:r w:rsidRPr="000E7555">
        <w:rPr>
          <w:rFonts w:ascii="Times New Roman" w:hAnsi="Times New Roman" w:cs="Times New Roman"/>
          <w:color w:val="000000" w:themeColor="text1"/>
          <w:sz w:val="28"/>
          <w:szCs w:val="28"/>
        </w:rPr>
        <w:tab/>
        <w:t>Нефункциональные требования</w:t>
      </w:r>
      <w:bookmarkEnd w:id="32"/>
    </w:p>
    <w:p w14:paraId="5B299803" w14:textId="77777777" w:rsidR="008C07FA" w:rsidRPr="00F94521" w:rsidRDefault="008C07FA" w:rsidP="008C07FA">
      <w:r w:rsidRPr="00F94521">
        <w:t>БД должна обладать следующими нефункциональными возможностями:</w:t>
      </w:r>
    </w:p>
    <w:p w14:paraId="65B98E41" w14:textId="77777777" w:rsidR="008C07FA" w:rsidRPr="00F94521" w:rsidRDefault="008C07FA" w:rsidP="008C07FA">
      <w:r w:rsidRPr="00F94521">
        <w:t>   1. Обеспеч</w:t>
      </w:r>
      <w:r>
        <w:t>ение</w:t>
      </w:r>
      <w:r w:rsidRPr="00F94521">
        <w:t xml:space="preserve"> одновременн</w:t>
      </w:r>
      <w:r>
        <w:t>ой</w:t>
      </w:r>
      <w:r w:rsidRPr="00F94521">
        <w:t xml:space="preserve"> работ</w:t>
      </w:r>
      <w:r>
        <w:t>ы</w:t>
      </w:r>
      <w:r w:rsidRPr="00F94521">
        <w:t xml:space="preserve"> до 200 человек;</w:t>
      </w:r>
    </w:p>
    <w:p w14:paraId="1A934FFF" w14:textId="77777777" w:rsidR="008C07FA" w:rsidRPr="00F94521" w:rsidRDefault="008C07FA" w:rsidP="008C07FA">
      <w:r w:rsidRPr="00F94521">
        <w:t>   2. Работа в режиме 24х7;</w:t>
      </w:r>
    </w:p>
    <w:p w14:paraId="2070B132" w14:textId="77777777" w:rsidR="008C07FA" w:rsidRPr="00F94521" w:rsidRDefault="008C07FA" w:rsidP="008C07FA">
      <w:r w:rsidRPr="00F94521">
        <w:t>   3. Обеспеч</w:t>
      </w:r>
      <w:r>
        <w:t>ение</w:t>
      </w:r>
      <w:r w:rsidRPr="00F94521">
        <w:t xml:space="preserve"> хранени</w:t>
      </w:r>
      <w:r>
        <w:t>я</w:t>
      </w:r>
      <w:r w:rsidRPr="00F94521">
        <w:t xml:space="preserve"> большого объема данных;</w:t>
      </w:r>
    </w:p>
    <w:p w14:paraId="1E4A908D" w14:textId="77777777" w:rsidR="008C07FA" w:rsidRPr="000E7555" w:rsidRDefault="008C07FA" w:rsidP="000E7555">
      <w:pPr>
        <w:pStyle w:val="3"/>
        <w:rPr>
          <w:rFonts w:ascii="Times New Roman" w:hAnsi="Times New Roman" w:cs="Times New Roman"/>
          <w:color w:val="000000" w:themeColor="text1"/>
          <w:sz w:val="28"/>
          <w:szCs w:val="28"/>
        </w:rPr>
      </w:pPr>
      <w:bookmarkStart w:id="33" w:name="_Toc231989434"/>
      <w:r w:rsidRPr="000E7555">
        <w:rPr>
          <w:rFonts w:ascii="Times New Roman" w:hAnsi="Times New Roman" w:cs="Times New Roman"/>
          <w:color w:val="000000" w:themeColor="text1"/>
          <w:sz w:val="28"/>
          <w:szCs w:val="28"/>
        </w:rPr>
        <w:t>3.2.3</w:t>
      </w:r>
      <w:r w:rsidRPr="000E7555">
        <w:rPr>
          <w:rFonts w:ascii="Times New Roman" w:hAnsi="Times New Roman" w:cs="Times New Roman"/>
          <w:color w:val="000000" w:themeColor="text1"/>
          <w:sz w:val="28"/>
          <w:szCs w:val="28"/>
        </w:rPr>
        <w:tab/>
        <w:t>Основные понятия</w:t>
      </w:r>
      <w:bookmarkEnd w:id="33"/>
    </w:p>
    <w:p w14:paraId="2D982C58" w14:textId="77777777" w:rsidR="008C07FA" w:rsidRPr="00F94521" w:rsidRDefault="008C07FA" w:rsidP="008C07FA">
      <w:r w:rsidRPr="00F94521">
        <w:t>Определим понятия, которые будут использованы при создании UML-моделей ПО ИС и БД:</w:t>
      </w:r>
    </w:p>
    <w:p w14:paraId="41E9EB82" w14:textId="0657696A" w:rsidR="008C07FA" w:rsidRPr="00F94521" w:rsidRDefault="008C07FA" w:rsidP="009078C4">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Груз </w:t>
      </w:r>
      <w:r w:rsidRPr="00A32B4E">
        <w:rPr>
          <w:rFonts w:ascii="Times New Roman" w:hAnsi="Times New Roman"/>
          <w:sz w:val="28"/>
          <w:szCs w:val="28"/>
        </w:rPr>
        <w:t>-</w:t>
      </w:r>
      <w:r w:rsidRPr="00F94521">
        <w:rPr>
          <w:rFonts w:ascii="Times New Roman" w:hAnsi="Times New Roman"/>
          <w:sz w:val="28"/>
          <w:szCs w:val="28"/>
        </w:rPr>
        <w:t xml:space="preserve"> </w:t>
      </w:r>
      <w:proofErr w:type="gramStart"/>
      <w:r w:rsidR="00E85419">
        <w:rPr>
          <w:rFonts w:ascii="Times New Roman" w:hAnsi="Times New Roman"/>
          <w:sz w:val="28"/>
          <w:szCs w:val="28"/>
        </w:rPr>
        <w:t>объект</w:t>
      </w:r>
      <w:proofErr w:type="gramEnd"/>
      <w:r w:rsidRPr="00F94521">
        <w:rPr>
          <w:rFonts w:ascii="Times New Roman" w:hAnsi="Times New Roman"/>
          <w:sz w:val="28"/>
          <w:szCs w:val="28"/>
        </w:rPr>
        <w:t xml:space="preserve"> приняты</w:t>
      </w:r>
      <w:r w:rsidR="00E85419">
        <w:rPr>
          <w:rFonts w:ascii="Times New Roman" w:hAnsi="Times New Roman"/>
          <w:sz w:val="28"/>
          <w:szCs w:val="28"/>
        </w:rPr>
        <w:t>й</w:t>
      </w:r>
      <w:r w:rsidRPr="00F94521">
        <w:rPr>
          <w:rFonts w:ascii="Times New Roman" w:hAnsi="Times New Roman"/>
          <w:sz w:val="28"/>
          <w:szCs w:val="28"/>
        </w:rPr>
        <w:t xml:space="preserve"> к перевозке по договору и сопровождаемые пакетом сопроводительных документов;</w:t>
      </w:r>
    </w:p>
    <w:p w14:paraId="45FCB544" w14:textId="77777777" w:rsidR="008C07FA" w:rsidRPr="00F94521" w:rsidRDefault="008C07FA" w:rsidP="009078C4">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Заказчик (грузоотправитель) </w:t>
      </w:r>
      <w:r w:rsidRPr="00A32B4E">
        <w:rPr>
          <w:rFonts w:ascii="Times New Roman" w:hAnsi="Times New Roman"/>
          <w:sz w:val="28"/>
          <w:szCs w:val="28"/>
        </w:rPr>
        <w:t>-</w:t>
      </w:r>
      <w:r w:rsidRPr="00F94521">
        <w:rPr>
          <w:rFonts w:ascii="Times New Roman" w:hAnsi="Times New Roman"/>
          <w:sz w:val="28"/>
          <w:szCs w:val="28"/>
        </w:rPr>
        <w:t xml:space="preserve"> юридическое или физическое лицо, подающее заявку на перевозку и заключающее договор перевозки;</w:t>
      </w:r>
    </w:p>
    <w:p w14:paraId="0AC2BFC8" w14:textId="77777777" w:rsidR="008C07FA" w:rsidRPr="00F94521" w:rsidRDefault="008C07FA" w:rsidP="009078C4">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Грузополучатель </w:t>
      </w:r>
      <w:r w:rsidRPr="00A32B4E">
        <w:rPr>
          <w:rFonts w:ascii="Times New Roman" w:hAnsi="Times New Roman"/>
          <w:sz w:val="28"/>
          <w:szCs w:val="28"/>
        </w:rPr>
        <w:t>-</w:t>
      </w:r>
      <w:r w:rsidRPr="00F94521">
        <w:rPr>
          <w:rFonts w:ascii="Times New Roman" w:hAnsi="Times New Roman"/>
          <w:sz w:val="28"/>
          <w:szCs w:val="28"/>
        </w:rPr>
        <w:t xml:space="preserve"> юридическое или физическое лицо, которому адресован груз и которое получает его на конечной точке маршрута;</w:t>
      </w:r>
    </w:p>
    <w:p w14:paraId="6C441978" w14:textId="77777777" w:rsidR="008C07FA" w:rsidRPr="00F94521" w:rsidRDefault="008C07FA" w:rsidP="009078C4">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Агент на точке перевалки </w:t>
      </w:r>
      <w:r w:rsidRPr="00A32B4E">
        <w:rPr>
          <w:rFonts w:ascii="Times New Roman" w:hAnsi="Times New Roman"/>
          <w:sz w:val="28"/>
          <w:szCs w:val="28"/>
        </w:rPr>
        <w:t>-</w:t>
      </w:r>
      <w:r w:rsidRPr="00F94521">
        <w:rPr>
          <w:rFonts w:ascii="Times New Roman" w:hAnsi="Times New Roman"/>
          <w:sz w:val="28"/>
          <w:szCs w:val="28"/>
        </w:rPr>
        <w:t xml:space="preserve"> должностное лицо, осуществляющее приём груза, сверку документов и оформление новой электронной накладной;</w:t>
      </w:r>
    </w:p>
    <w:p w14:paraId="7CC39D7A" w14:textId="77777777" w:rsidR="008C07FA" w:rsidRPr="00F94521" w:rsidRDefault="008C07FA" w:rsidP="009078C4">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Диспетчер ЦДП </w:t>
      </w:r>
      <w:r w:rsidRPr="00A32B4E">
        <w:rPr>
          <w:rFonts w:ascii="Times New Roman" w:hAnsi="Times New Roman"/>
          <w:sz w:val="28"/>
          <w:szCs w:val="28"/>
        </w:rPr>
        <w:t>-</w:t>
      </w:r>
      <w:r w:rsidRPr="00F94521">
        <w:rPr>
          <w:rFonts w:ascii="Times New Roman" w:hAnsi="Times New Roman"/>
          <w:sz w:val="28"/>
          <w:szCs w:val="28"/>
        </w:rPr>
        <w:t xml:space="preserve"> сотрудник центрального диспетчерского пункта, осуществляющий мониторинг движения грузов и управление доступом к документам;</w:t>
      </w:r>
    </w:p>
    <w:p w14:paraId="777D533E" w14:textId="77777777" w:rsidR="008C07FA" w:rsidRPr="00F94521" w:rsidRDefault="008C07FA" w:rsidP="009078C4">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Логист </w:t>
      </w:r>
      <w:r w:rsidRPr="00A32B4E">
        <w:rPr>
          <w:rFonts w:ascii="Times New Roman" w:hAnsi="Times New Roman"/>
          <w:sz w:val="28"/>
          <w:szCs w:val="28"/>
        </w:rPr>
        <w:t>-</w:t>
      </w:r>
      <w:r w:rsidRPr="00F94521">
        <w:rPr>
          <w:rFonts w:ascii="Times New Roman" w:hAnsi="Times New Roman"/>
          <w:sz w:val="28"/>
          <w:szCs w:val="28"/>
        </w:rPr>
        <w:t xml:space="preserve"> специалист, планирующий маршрут перевозки, определяющий точки перевалки и координирующий участников цепи поставок;</w:t>
      </w:r>
    </w:p>
    <w:p w14:paraId="1DEF7088" w14:textId="77777777" w:rsidR="008C07FA" w:rsidRPr="00F94521" w:rsidRDefault="008C07FA" w:rsidP="009078C4">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Точка перевалки </w:t>
      </w:r>
      <w:r w:rsidRPr="00A32B4E">
        <w:rPr>
          <w:rFonts w:ascii="Times New Roman" w:hAnsi="Times New Roman"/>
          <w:sz w:val="28"/>
          <w:szCs w:val="28"/>
        </w:rPr>
        <w:t>-</w:t>
      </w:r>
      <w:r w:rsidRPr="00F94521">
        <w:rPr>
          <w:rFonts w:ascii="Times New Roman" w:hAnsi="Times New Roman"/>
          <w:sz w:val="28"/>
          <w:szCs w:val="28"/>
        </w:rPr>
        <w:t xml:space="preserve"> терминал, в котором происходит смена вида транспорта, перегрузка груза и оформление новой электронной накладной;</w:t>
      </w:r>
    </w:p>
    <w:p w14:paraId="05BCC064" w14:textId="77777777" w:rsidR="008C07FA" w:rsidRPr="00F94521" w:rsidRDefault="008C07FA" w:rsidP="009078C4">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Электронная накладная (ЭН) </w:t>
      </w:r>
      <w:r w:rsidRPr="00A32B4E">
        <w:rPr>
          <w:rFonts w:ascii="Times New Roman" w:hAnsi="Times New Roman"/>
          <w:sz w:val="28"/>
          <w:szCs w:val="28"/>
        </w:rPr>
        <w:t>-</w:t>
      </w:r>
      <w:r w:rsidRPr="00F94521">
        <w:rPr>
          <w:rFonts w:ascii="Times New Roman" w:hAnsi="Times New Roman"/>
          <w:sz w:val="28"/>
          <w:szCs w:val="28"/>
        </w:rPr>
        <w:t xml:space="preserve"> основной перевозочный документ, оформляемый на каждом этапе и фиксирующий смену транспортного средства и перевозчика;</w:t>
      </w:r>
    </w:p>
    <w:p w14:paraId="72357F10" w14:textId="71349DA0" w:rsidR="008C07FA" w:rsidRPr="00F46425" w:rsidRDefault="008C07FA" w:rsidP="00F46425">
      <w:pPr>
        <w:pStyle w:val="afff"/>
        <w:numPr>
          <w:ilvl w:val="0"/>
          <w:numId w:val="10"/>
        </w:numPr>
        <w:spacing w:after="0" w:line="360" w:lineRule="auto"/>
        <w:ind w:left="0" w:firstLine="709"/>
        <w:jc w:val="both"/>
        <w:rPr>
          <w:rFonts w:ascii="Times New Roman" w:hAnsi="Times New Roman"/>
          <w:sz w:val="28"/>
          <w:szCs w:val="28"/>
        </w:rPr>
      </w:pPr>
      <w:r w:rsidRPr="00F94521">
        <w:rPr>
          <w:rFonts w:ascii="Times New Roman" w:hAnsi="Times New Roman"/>
          <w:sz w:val="28"/>
          <w:szCs w:val="28"/>
        </w:rPr>
        <w:t xml:space="preserve">Акт досмотра </w:t>
      </w:r>
      <w:r w:rsidRPr="00A32B4E">
        <w:rPr>
          <w:rFonts w:ascii="Times New Roman" w:hAnsi="Times New Roman"/>
          <w:sz w:val="28"/>
          <w:szCs w:val="28"/>
        </w:rPr>
        <w:t>-</w:t>
      </w:r>
      <w:r w:rsidRPr="00F94521">
        <w:rPr>
          <w:rFonts w:ascii="Times New Roman" w:hAnsi="Times New Roman"/>
          <w:sz w:val="28"/>
          <w:szCs w:val="28"/>
        </w:rPr>
        <w:t xml:space="preserve"> документ, фиксирующий результат проверки груза инспектором досмотровой службы («успешно» / «не пройден»);</w:t>
      </w:r>
      <w:bookmarkStart w:id="34" w:name="_Toc514654107"/>
      <w:bookmarkStart w:id="35" w:name="_Toc192444981"/>
      <w:bookmarkEnd w:id="24"/>
      <w:bookmarkEnd w:id="25"/>
      <w:r>
        <w:br w:type="page"/>
      </w:r>
    </w:p>
    <w:p w14:paraId="095883D9" w14:textId="77777777" w:rsidR="008C07FA" w:rsidRPr="000E7555" w:rsidRDefault="008C07FA" w:rsidP="000E7555">
      <w:pPr>
        <w:pStyle w:val="10"/>
        <w:rPr>
          <w:rFonts w:ascii="Times New Roman" w:hAnsi="Times New Roman" w:cs="Times New Roman"/>
          <w:b/>
          <w:bCs/>
          <w:color w:val="000000"/>
          <w:szCs w:val="28"/>
        </w:rPr>
      </w:pPr>
      <w:bookmarkStart w:id="36" w:name="_Toc231989435"/>
      <w:bookmarkEnd w:id="34"/>
      <w:bookmarkEnd w:id="35"/>
      <w:r w:rsidRPr="000E7555">
        <w:rPr>
          <w:rFonts w:ascii="Times New Roman" w:hAnsi="Times New Roman" w:cs="Times New Roman"/>
          <w:b/>
          <w:bCs/>
          <w:color w:val="000000" w:themeColor="text1"/>
          <w:sz w:val="28"/>
          <w:szCs w:val="24"/>
        </w:rPr>
        <w:lastRenderedPageBreak/>
        <w:t xml:space="preserve">4 </w:t>
      </w:r>
      <w:proofErr w:type="spellStart"/>
      <w:r w:rsidRPr="000E7555">
        <w:rPr>
          <w:rFonts w:ascii="Times New Roman" w:hAnsi="Times New Roman" w:cs="Times New Roman"/>
          <w:b/>
          <w:bCs/>
          <w:color w:val="000000" w:themeColor="text1"/>
          <w:sz w:val="28"/>
          <w:szCs w:val="24"/>
        </w:rPr>
        <w:t>Даталогическая</w:t>
      </w:r>
      <w:proofErr w:type="spellEnd"/>
      <w:r w:rsidRPr="000E7555">
        <w:rPr>
          <w:rFonts w:ascii="Times New Roman" w:hAnsi="Times New Roman" w:cs="Times New Roman"/>
          <w:b/>
          <w:bCs/>
          <w:color w:val="000000" w:themeColor="text1"/>
          <w:sz w:val="28"/>
          <w:szCs w:val="24"/>
        </w:rPr>
        <w:t xml:space="preserve"> модель базы данных</w:t>
      </w:r>
      <w:bookmarkEnd w:id="36"/>
    </w:p>
    <w:p w14:paraId="23C6D933" w14:textId="64A55846" w:rsidR="008C07FA" w:rsidRPr="00652769" w:rsidRDefault="008C07FA" w:rsidP="008C07FA">
      <w:pPr>
        <w:rPr>
          <w:szCs w:val="28"/>
        </w:rPr>
      </w:pPr>
      <w:r w:rsidRPr="00652769">
        <w:rPr>
          <w:color w:val="000000"/>
          <w:szCs w:val="28"/>
        </w:rPr>
        <w:t xml:space="preserve">Цель </w:t>
      </w:r>
      <w:proofErr w:type="spellStart"/>
      <w:r w:rsidRPr="00652769">
        <w:rPr>
          <w:color w:val="000000"/>
          <w:szCs w:val="28"/>
        </w:rPr>
        <w:t>даталогического</w:t>
      </w:r>
      <w:proofErr w:type="spellEnd"/>
      <w:r w:rsidRPr="00652769">
        <w:rPr>
          <w:color w:val="000000"/>
          <w:szCs w:val="28"/>
        </w:rPr>
        <w:t xml:space="preserve"> проектирования заключается </w:t>
      </w:r>
      <w:r>
        <w:rPr>
          <w:color w:val="000000"/>
          <w:szCs w:val="28"/>
        </w:rPr>
        <w:t xml:space="preserve">в </w:t>
      </w:r>
      <w:r w:rsidRPr="00652769">
        <w:rPr>
          <w:color w:val="000000"/>
          <w:szCs w:val="28"/>
        </w:rPr>
        <w:t xml:space="preserve">создании </w:t>
      </w:r>
      <w:proofErr w:type="spellStart"/>
      <w:r w:rsidRPr="00652769">
        <w:rPr>
          <w:color w:val="000000"/>
          <w:szCs w:val="28"/>
        </w:rPr>
        <w:t>даталогической</w:t>
      </w:r>
      <w:proofErr w:type="spellEnd"/>
      <w:r w:rsidRPr="00652769">
        <w:rPr>
          <w:color w:val="000000"/>
          <w:szCs w:val="28"/>
        </w:rPr>
        <w:t xml:space="preserve"> модели (ДЛМ), которая отображает логические связи между элементами данных </w:t>
      </w:r>
      <w:r>
        <w:rPr>
          <w:color w:val="000000"/>
          <w:szCs w:val="28"/>
        </w:rPr>
        <w:t xml:space="preserve">и </w:t>
      </w:r>
      <w:r w:rsidRPr="00652769">
        <w:rPr>
          <w:color w:val="000000"/>
          <w:szCs w:val="28"/>
        </w:rPr>
        <w:t xml:space="preserve">строится в терминах информационных единиц, </w:t>
      </w:r>
      <w:r>
        <w:rPr>
          <w:color w:val="000000"/>
          <w:szCs w:val="28"/>
        </w:rPr>
        <w:t xml:space="preserve">которые имеет выбранная разработчиком </w:t>
      </w:r>
      <w:r w:rsidRPr="00652769">
        <w:rPr>
          <w:color w:val="000000"/>
          <w:szCs w:val="28"/>
        </w:rPr>
        <w:t>конкретн</w:t>
      </w:r>
      <w:r>
        <w:rPr>
          <w:color w:val="000000"/>
          <w:szCs w:val="28"/>
        </w:rPr>
        <w:t xml:space="preserve">ая </w:t>
      </w:r>
      <w:r w:rsidRPr="00652769">
        <w:rPr>
          <w:color w:val="000000"/>
          <w:szCs w:val="28"/>
        </w:rPr>
        <w:t xml:space="preserve">СУБД. На </w:t>
      </w:r>
      <w:r w:rsidR="00D651B9">
        <w:t>рисунке 3</w:t>
      </w:r>
      <w:r>
        <w:rPr>
          <w:color w:val="000000"/>
          <w:szCs w:val="28"/>
        </w:rPr>
        <w:t xml:space="preserve">для напоминания </w:t>
      </w:r>
      <w:r w:rsidRPr="00652769">
        <w:rPr>
          <w:color w:val="000000"/>
          <w:szCs w:val="28"/>
        </w:rPr>
        <w:t>показана последовательность разработки ДЛМ.</w:t>
      </w:r>
    </w:p>
    <w:p w14:paraId="1E874A4D" w14:textId="77777777" w:rsidR="008C07FA" w:rsidRDefault="008C07FA" w:rsidP="008C07FA">
      <w:pPr>
        <w:rPr>
          <w:szCs w:val="28"/>
        </w:rPr>
      </w:pPr>
      <w:r>
        <w:rPr>
          <w:szCs w:val="28"/>
        </w:rPr>
        <w:t>Основными и</w:t>
      </w:r>
      <w:r w:rsidRPr="00083132">
        <w:rPr>
          <w:szCs w:val="28"/>
        </w:rPr>
        <w:t xml:space="preserve">сходными данными для проектирования </w:t>
      </w:r>
      <w:proofErr w:type="spellStart"/>
      <w:r>
        <w:rPr>
          <w:szCs w:val="28"/>
        </w:rPr>
        <w:t>даталогической</w:t>
      </w:r>
      <w:proofErr w:type="spellEnd"/>
      <w:r w:rsidRPr="00083132">
        <w:rPr>
          <w:szCs w:val="28"/>
        </w:rPr>
        <w:t xml:space="preserve"> модели БД являются</w:t>
      </w:r>
      <w:r>
        <w:rPr>
          <w:szCs w:val="28"/>
        </w:rPr>
        <w:t xml:space="preserve"> знания </w:t>
      </w:r>
      <w:proofErr w:type="gramStart"/>
      <w:r>
        <w:rPr>
          <w:szCs w:val="28"/>
        </w:rPr>
        <w:t>о</w:t>
      </w:r>
      <w:proofErr w:type="gramEnd"/>
      <w:r>
        <w:rPr>
          <w:szCs w:val="28"/>
        </w:rPr>
        <w:t xml:space="preserve"> </w:t>
      </w:r>
      <w:proofErr w:type="spellStart"/>
      <w:r>
        <w:rPr>
          <w:szCs w:val="28"/>
        </w:rPr>
        <w:t>ПрО</w:t>
      </w:r>
      <w:proofErr w:type="spellEnd"/>
      <w:r>
        <w:rPr>
          <w:szCs w:val="28"/>
        </w:rPr>
        <w:t>, отраженные в ИЛМ, а также возможности и свойства выбранной СУБД</w:t>
      </w:r>
      <w:r w:rsidRPr="00083132">
        <w:rPr>
          <w:szCs w:val="28"/>
        </w:rPr>
        <w:t>.</w:t>
      </w:r>
      <w:r>
        <w:rPr>
          <w:szCs w:val="28"/>
        </w:rPr>
        <w:t xml:space="preserve"> </w:t>
      </w:r>
    </w:p>
    <w:p w14:paraId="207B5AE9" w14:textId="355265E3" w:rsidR="008C07FA" w:rsidRDefault="008C07FA" w:rsidP="000E7555">
      <w:pPr>
        <w:rPr>
          <w:color w:val="000000"/>
          <w:szCs w:val="28"/>
        </w:rPr>
      </w:pPr>
      <w:r w:rsidRPr="00535139">
        <w:rPr>
          <w:color w:val="000000"/>
          <w:szCs w:val="28"/>
        </w:rPr>
        <w:t xml:space="preserve">Результатом </w:t>
      </w:r>
      <w:proofErr w:type="spellStart"/>
      <w:r w:rsidRPr="00535139">
        <w:rPr>
          <w:color w:val="000000"/>
          <w:szCs w:val="28"/>
        </w:rPr>
        <w:t>даталогического</w:t>
      </w:r>
      <w:proofErr w:type="spellEnd"/>
      <w:r w:rsidRPr="00535139">
        <w:rPr>
          <w:color w:val="000000"/>
          <w:szCs w:val="28"/>
        </w:rPr>
        <w:t xml:space="preserve"> проектирования является описание логической структуры БД на </w:t>
      </w:r>
      <w:r>
        <w:rPr>
          <w:color w:val="000000"/>
          <w:szCs w:val="28"/>
        </w:rPr>
        <w:t>языке определения данных (</w:t>
      </w:r>
      <w:r w:rsidRPr="00535139">
        <w:rPr>
          <w:color w:val="000000"/>
          <w:szCs w:val="28"/>
        </w:rPr>
        <w:t>ЯОД</w:t>
      </w:r>
      <w:r>
        <w:rPr>
          <w:color w:val="000000"/>
          <w:szCs w:val="28"/>
        </w:rPr>
        <w:t xml:space="preserve">) </w:t>
      </w:r>
      <w:r>
        <w:rPr>
          <w:szCs w:val="28"/>
          <w:lang w:val="en-US"/>
        </w:rPr>
        <w:t>MS</w:t>
      </w:r>
      <w:r w:rsidRPr="0089773A">
        <w:rPr>
          <w:szCs w:val="28"/>
        </w:rPr>
        <w:t xml:space="preserve"> </w:t>
      </w:r>
      <w:r>
        <w:rPr>
          <w:szCs w:val="28"/>
          <w:lang w:val="en-US"/>
        </w:rPr>
        <w:t>SQL</w:t>
      </w:r>
      <w:r w:rsidRPr="0089773A">
        <w:rPr>
          <w:szCs w:val="28"/>
        </w:rPr>
        <w:t xml:space="preserve"> </w:t>
      </w:r>
      <w:proofErr w:type="spellStart"/>
      <w:r>
        <w:rPr>
          <w:szCs w:val="28"/>
          <w:lang w:val="en-US"/>
        </w:rPr>
        <w:t>ServerExpress</w:t>
      </w:r>
      <w:proofErr w:type="spellEnd"/>
      <w:r>
        <w:rPr>
          <w:szCs w:val="28"/>
        </w:rPr>
        <w:t xml:space="preserve"> 2022</w:t>
      </w:r>
      <w:r w:rsidRPr="00535139">
        <w:rPr>
          <w:color w:val="000000"/>
          <w:szCs w:val="28"/>
        </w:rPr>
        <w:t xml:space="preserve">. В спроектированной </w:t>
      </w:r>
      <w:proofErr w:type="spellStart"/>
      <w:r>
        <w:rPr>
          <w:color w:val="000000"/>
          <w:szCs w:val="28"/>
        </w:rPr>
        <w:t>дата</w:t>
      </w:r>
      <w:r w:rsidRPr="00535139">
        <w:rPr>
          <w:color w:val="000000"/>
          <w:szCs w:val="28"/>
        </w:rPr>
        <w:t>логической</w:t>
      </w:r>
      <w:proofErr w:type="spellEnd"/>
      <w:r w:rsidRPr="00535139">
        <w:rPr>
          <w:color w:val="000000"/>
          <w:szCs w:val="28"/>
        </w:rPr>
        <w:t xml:space="preserve"> структуре БД должны быть определены все информационные единицы и связи между </w:t>
      </w:r>
      <w:r w:rsidRPr="00652769">
        <w:rPr>
          <w:color w:val="000000"/>
          <w:szCs w:val="28"/>
        </w:rPr>
        <w:t>ними, за</w:t>
      </w:r>
      <w:r w:rsidRPr="00535139">
        <w:rPr>
          <w:color w:val="000000"/>
          <w:szCs w:val="28"/>
        </w:rPr>
        <w:t>даны имена информационных единиц, их тип и количественные характеристики.</w:t>
      </w:r>
    </w:p>
    <w:p w14:paraId="3422B710" w14:textId="587F8622" w:rsidR="000E7555" w:rsidRPr="00F4366C" w:rsidRDefault="000E7555" w:rsidP="00C20EA6">
      <w:pPr>
        <w:pStyle w:val="20"/>
        <w:spacing w:before="0"/>
        <w:rPr>
          <w:szCs w:val="28"/>
        </w:rPr>
      </w:pPr>
      <w:bookmarkStart w:id="37" w:name="_Toc231989436"/>
      <w:r w:rsidRPr="000E7555">
        <w:rPr>
          <w:rFonts w:ascii="Times New Roman" w:hAnsi="Times New Roman" w:cs="Times New Roman"/>
          <w:color w:val="000000" w:themeColor="text1"/>
          <w:sz w:val="28"/>
          <w:szCs w:val="32"/>
        </w:rPr>
        <w:t xml:space="preserve">4.1 </w:t>
      </w:r>
      <w:bookmarkStart w:id="38" w:name="_Ref514598040"/>
      <w:bookmarkStart w:id="39" w:name="_Toc514654108"/>
      <w:bookmarkStart w:id="40" w:name="_Toc192444982"/>
      <w:r w:rsidRPr="000E7555">
        <w:rPr>
          <w:rFonts w:ascii="Times New Roman" w:hAnsi="Times New Roman" w:cs="Times New Roman"/>
          <w:color w:val="000000" w:themeColor="text1"/>
          <w:sz w:val="28"/>
          <w:szCs w:val="32"/>
        </w:rPr>
        <w:t xml:space="preserve">Описание возможностей и свойств </w:t>
      </w:r>
      <w:r w:rsidRPr="000E7555">
        <w:rPr>
          <w:rFonts w:ascii="Times New Roman" w:hAnsi="Times New Roman" w:cs="Times New Roman"/>
          <w:color w:val="000000" w:themeColor="text1"/>
          <w:sz w:val="28"/>
          <w:szCs w:val="32"/>
          <w:lang w:val="en-US"/>
        </w:rPr>
        <w:t>MS</w:t>
      </w:r>
      <w:r w:rsidRPr="000E7555">
        <w:rPr>
          <w:rFonts w:ascii="Times New Roman" w:hAnsi="Times New Roman" w:cs="Times New Roman"/>
          <w:color w:val="000000" w:themeColor="text1"/>
          <w:sz w:val="28"/>
          <w:szCs w:val="32"/>
        </w:rPr>
        <w:t xml:space="preserve"> </w:t>
      </w:r>
      <w:r w:rsidRPr="000E7555">
        <w:rPr>
          <w:rFonts w:ascii="Times New Roman" w:hAnsi="Times New Roman" w:cs="Times New Roman"/>
          <w:color w:val="000000" w:themeColor="text1"/>
          <w:sz w:val="28"/>
          <w:szCs w:val="32"/>
          <w:lang w:val="en-US"/>
        </w:rPr>
        <w:t>SQL</w:t>
      </w:r>
      <w:r w:rsidRPr="000E7555">
        <w:rPr>
          <w:rFonts w:ascii="Times New Roman" w:hAnsi="Times New Roman" w:cs="Times New Roman"/>
          <w:color w:val="000000" w:themeColor="text1"/>
          <w:sz w:val="28"/>
          <w:szCs w:val="32"/>
        </w:rPr>
        <w:t xml:space="preserve"> </w:t>
      </w:r>
      <w:proofErr w:type="spellStart"/>
      <w:r w:rsidRPr="000E7555">
        <w:rPr>
          <w:rFonts w:ascii="Times New Roman" w:hAnsi="Times New Roman" w:cs="Times New Roman"/>
          <w:color w:val="000000" w:themeColor="text1"/>
          <w:sz w:val="28"/>
          <w:szCs w:val="32"/>
          <w:lang w:val="en-US"/>
        </w:rPr>
        <w:t>ServerExpress</w:t>
      </w:r>
      <w:proofErr w:type="spellEnd"/>
      <w:r w:rsidRPr="000E7555">
        <w:rPr>
          <w:rFonts w:ascii="Times New Roman" w:hAnsi="Times New Roman" w:cs="Times New Roman"/>
          <w:color w:val="000000" w:themeColor="text1"/>
          <w:sz w:val="28"/>
          <w:szCs w:val="32"/>
        </w:rPr>
        <w:t xml:space="preserve"> 20</w:t>
      </w:r>
      <w:bookmarkEnd w:id="38"/>
      <w:bookmarkEnd w:id="39"/>
      <w:r w:rsidR="00812DA1">
        <w:rPr>
          <w:rFonts w:ascii="Times New Roman" w:hAnsi="Times New Roman" w:cs="Times New Roman"/>
          <w:color w:val="000000" w:themeColor="text1"/>
          <w:sz w:val="28"/>
          <w:szCs w:val="32"/>
        </w:rPr>
        <w:t>2</w:t>
      </w:r>
      <w:r w:rsidRPr="000E7555">
        <w:rPr>
          <w:rFonts w:ascii="Times New Roman" w:hAnsi="Times New Roman" w:cs="Times New Roman"/>
          <w:color w:val="000000" w:themeColor="text1"/>
          <w:sz w:val="28"/>
          <w:szCs w:val="32"/>
        </w:rPr>
        <w:t>2</w:t>
      </w:r>
      <w:bookmarkEnd w:id="37"/>
      <w:bookmarkEnd w:id="40"/>
    </w:p>
    <w:p w14:paraId="375B63E7" w14:textId="77777777" w:rsidR="008C07FA" w:rsidRDefault="008C07FA" w:rsidP="008C07FA">
      <w:pPr>
        <w:pStyle w:val="22"/>
        <w:jc w:val="both"/>
      </w:pPr>
      <w:r>
        <w:t xml:space="preserve">Для создания ДЛМ требованием технического задания (ТЗ) на проект определена СУБД </w:t>
      </w:r>
      <w:r>
        <w:rPr>
          <w:lang w:val="en-US"/>
        </w:rPr>
        <w:t>Microsoft</w:t>
      </w:r>
      <w:r w:rsidRPr="00162ACC">
        <w:t xml:space="preserve"> </w:t>
      </w:r>
      <w:r>
        <w:rPr>
          <w:lang w:val="en-US"/>
        </w:rPr>
        <w:t>SQL</w:t>
      </w:r>
      <w:r w:rsidRPr="00162ACC">
        <w:t xml:space="preserve"> </w:t>
      </w:r>
      <w:r>
        <w:rPr>
          <w:lang w:val="en-US"/>
        </w:rPr>
        <w:t>Server</w:t>
      </w:r>
      <w:r w:rsidRPr="00162ACC">
        <w:t xml:space="preserve"> </w:t>
      </w:r>
      <w:r>
        <w:rPr>
          <w:lang w:val="en-US"/>
        </w:rPr>
        <w:t>Express</w:t>
      </w:r>
      <w:r w:rsidRPr="00162ACC">
        <w:t xml:space="preserve"> 20</w:t>
      </w:r>
      <w:r>
        <w:t>22</w:t>
      </w:r>
      <w:r w:rsidRPr="00162ACC">
        <w:t>.</w:t>
      </w:r>
    </w:p>
    <w:p w14:paraId="481464CB" w14:textId="77777777" w:rsidR="008C07FA" w:rsidRPr="00162ACC" w:rsidRDefault="008C07FA" w:rsidP="008C07FA">
      <w:pPr>
        <w:pStyle w:val="22"/>
        <w:jc w:val="both"/>
      </w:pPr>
      <w:r>
        <w:t>Поэтому, прежде чем приступить к созданию ДЛМ, опишем ее основные характеристики и особенности.</w:t>
      </w:r>
    </w:p>
    <w:p w14:paraId="516B8B59" w14:textId="77777777" w:rsidR="008C07FA" w:rsidRPr="00162ACC" w:rsidRDefault="008C07FA" w:rsidP="008C07FA">
      <w:pPr>
        <w:pStyle w:val="22"/>
        <w:jc w:val="both"/>
      </w:pPr>
      <w:r>
        <w:t>Применение данной СУБД объясняется тем, что он обладает следующими преимуществами</w:t>
      </w:r>
      <w:r w:rsidRPr="00162ACC">
        <w:t>:</w:t>
      </w:r>
    </w:p>
    <w:p w14:paraId="25CDB9BD" w14:textId="77777777" w:rsidR="008C07FA" w:rsidRPr="00162ACC" w:rsidRDefault="008C07FA" w:rsidP="009078C4">
      <w:pPr>
        <w:pStyle w:val="22"/>
        <w:numPr>
          <w:ilvl w:val="0"/>
          <w:numId w:val="17"/>
        </w:numPr>
        <w:spacing w:before="0"/>
        <w:ind w:left="0" w:firstLine="709"/>
        <w:jc w:val="both"/>
        <w:rPr>
          <w:lang w:val="en-US"/>
        </w:rPr>
      </w:pPr>
      <w:r>
        <w:t>Высокая надежность и отказоустойчивость.</w:t>
      </w:r>
    </w:p>
    <w:p w14:paraId="605B4A6B" w14:textId="77777777" w:rsidR="008C07FA" w:rsidRPr="00162ACC" w:rsidRDefault="008C07FA" w:rsidP="009078C4">
      <w:pPr>
        <w:pStyle w:val="22"/>
        <w:numPr>
          <w:ilvl w:val="0"/>
          <w:numId w:val="17"/>
        </w:numPr>
        <w:spacing w:before="0"/>
        <w:ind w:left="0" w:firstLine="709"/>
        <w:jc w:val="both"/>
      </w:pPr>
      <w:r>
        <w:t>Широкие возможности по масштабированию и распределению нагрузки.</w:t>
      </w:r>
    </w:p>
    <w:p w14:paraId="2942E502" w14:textId="77777777" w:rsidR="008C07FA" w:rsidRDefault="008C07FA" w:rsidP="009078C4">
      <w:pPr>
        <w:pStyle w:val="22"/>
        <w:numPr>
          <w:ilvl w:val="0"/>
          <w:numId w:val="17"/>
        </w:numPr>
        <w:spacing w:before="0"/>
        <w:ind w:left="0" w:firstLine="709"/>
        <w:jc w:val="both"/>
      </w:pPr>
      <w:r>
        <w:t>Высокая производительность. Данное преимущество необходимо при создании БД, так как в таблицах может хранится большое количество записей, обработка которых должна занимать наименее возможное время для корректной работы ДЛМ.</w:t>
      </w:r>
    </w:p>
    <w:p w14:paraId="0658340E" w14:textId="77777777" w:rsidR="008C07FA" w:rsidRDefault="008C07FA" w:rsidP="009078C4">
      <w:pPr>
        <w:pStyle w:val="22"/>
        <w:numPr>
          <w:ilvl w:val="0"/>
          <w:numId w:val="17"/>
        </w:numPr>
        <w:spacing w:before="0"/>
        <w:ind w:left="0" w:firstLine="709"/>
        <w:jc w:val="both"/>
      </w:pPr>
      <w:r>
        <w:t>Поддержка полнотекстового поиска.</w:t>
      </w:r>
    </w:p>
    <w:p w14:paraId="00D1A4A7" w14:textId="77777777" w:rsidR="008C07FA" w:rsidRDefault="008C07FA" w:rsidP="009078C4">
      <w:pPr>
        <w:pStyle w:val="22"/>
        <w:numPr>
          <w:ilvl w:val="0"/>
          <w:numId w:val="17"/>
        </w:numPr>
        <w:spacing w:before="0"/>
        <w:ind w:left="0" w:firstLine="709"/>
        <w:jc w:val="both"/>
      </w:pPr>
      <w:r>
        <w:lastRenderedPageBreak/>
        <w:t xml:space="preserve">Поддержка функции </w:t>
      </w:r>
      <w:r>
        <w:t xml:space="preserve">партиционирования </w:t>
      </w:r>
      <w:r>
        <w:t xml:space="preserve">(разбиение больших таблиц на отдельные части, каждая из которых может располагаться в собственной файловой группе). </w:t>
      </w:r>
    </w:p>
    <w:p w14:paraId="5786B952" w14:textId="77777777" w:rsidR="008C07FA" w:rsidRPr="00403DF9" w:rsidRDefault="008C07FA" w:rsidP="008C07FA">
      <w:pPr>
        <w:pStyle w:val="22"/>
        <w:jc w:val="both"/>
      </w:pPr>
      <w:r>
        <w:t xml:space="preserve">Для создания новой БД можно воспользоваться графическим интерфейсом приложения </w:t>
      </w:r>
      <w:r>
        <w:rPr>
          <w:lang w:val="en-US"/>
        </w:rPr>
        <w:t>SQL</w:t>
      </w:r>
      <w:r w:rsidRPr="00403DF9">
        <w:t xml:space="preserve"> </w:t>
      </w:r>
      <w:r>
        <w:rPr>
          <w:lang w:val="en-US"/>
        </w:rPr>
        <w:t>Server</w:t>
      </w:r>
      <w:r w:rsidRPr="00403DF9">
        <w:t xml:space="preserve"> </w:t>
      </w:r>
      <w:r>
        <w:rPr>
          <w:lang w:val="en-US"/>
        </w:rPr>
        <w:t>Management</w:t>
      </w:r>
      <w:r w:rsidRPr="00403DF9">
        <w:t xml:space="preserve"> </w:t>
      </w:r>
      <w:r>
        <w:rPr>
          <w:lang w:val="en-US"/>
        </w:rPr>
        <w:t>Studio</w:t>
      </w:r>
      <w:r w:rsidRPr="00403DF9">
        <w:t xml:space="preserve">, </w:t>
      </w:r>
      <w:r>
        <w:t xml:space="preserve">либо воспользоваться инструментарием, который предоставляет язык </w:t>
      </w:r>
      <w:r>
        <w:rPr>
          <w:lang w:val="en-US"/>
        </w:rPr>
        <w:t>T</w:t>
      </w:r>
      <w:r w:rsidRPr="00403DF9">
        <w:t>-</w:t>
      </w:r>
      <w:r>
        <w:rPr>
          <w:lang w:val="en-US"/>
        </w:rPr>
        <w:t>SQL</w:t>
      </w:r>
      <w:r w:rsidRPr="00403DF9">
        <w:t xml:space="preserve"> </w:t>
      </w:r>
      <w:r>
        <w:t xml:space="preserve">(диалект языка </w:t>
      </w:r>
      <w:r>
        <w:rPr>
          <w:lang w:val="en-US"/>
        </w:rPr>
        <w:t>SQL</w:t>
      </w:r>
      <w:r w:rsidRPr="00403DF9">
        <w:t xml:space="preserve">, используемый для взаимодействия с СУБД </w:t>
      </w:r>
      <w:r>
        <w:rPr>
          <w:lang w:val="en-US"/>
        </w:rPr>
        <w:t>MS</w:t>
      </w:r>
      <w:r w:rsidRPr="00403DF9">
        <w:t xml:space="preserve"> </w:t>
      </w:r>
      <w:r>
        <w:rPr>
          <w:lang w:val="en-US"/>
        </w:rPr>
        <w:t>SQL</w:t>
      </w:r>
      <w:r w:rsidRPr="00403DF9">
        <w:t xml:space="preserve"> </w:t>
      </w:r>
      <w:r>
        <w:rPr>
          <w:lang w:val="en-US"/>
        </w:rPr>
        <w:t>Server</w:t>
      </w:r>
      <w:r>
        <w:t>)</w:t>
      </w:r>
      <w:r w:rsidRPr="00403DF9">
        <w:t>.</w:t>
      </w:r>
    </w:p>
    <w:p w14:paraId="668069AB" w14:textId="527AF663" w:rsidR="008C07FA" w:rsidRPr="00C20EA6" w:rsidRDefault="008C07FA" w:rsidP="00C20EA6">
      <w:pPr>
        <w:pStyle w:val="20"/>
        <w:spacing w:before="0"/>
        <w:rPr>
          <w:rFonts w:ascii="Times New Roman" w:hAnsi="Times New Roman" w:cs="Times New Roman"/>
          <w:color w:val="000000" w:themeColor="text1"/>
          <w:sz w:val="28"/>
          <w:szCs w:val="32"/>
        </w:rPr>
      </w:pPr>
      <w:bookmarkStart w:id="41" w:name="_Toc516955245"/>
      <w:bookmarkStart w:id="42" w:name="_Toc192444983"/>
      <w:bookmarkStart w:id="43" w:name="_Toc231989437"/>
      <w:r w:rsidRPr="00C20EA6">
        <w:rPr>
          <w:rFonts w:ascii="Times New Roman" w:hAnsi="Times New Roman" w:cs="Times New Roman"/>
          <w:color w:val="000000" w:themeColor="text1"/>
          <w:sz w:val="28"/>
          <w:szCs w:val="32"/>
        </w:rPr>
        <w:t>4.</w:t>
      </w:r>
      <w:r w:rsidR="00C20EA6" w:rsidRPr="00C20EA6">
        <w:rPr>
          <w:rFonts w:ascii="Times New Roman" w:hAnsi="Times New Roman" w:cs="Times New Roman"/>
          <w:color w:val="000000" w:themeColor="text1"/>
          <w:sz w:val="28"/>
          <w:szCs w:val="32"/>
        </w:rPr>
        <w:t>2</w:t>
      </w:r>
      <w:r w:rsidRPr="00C20EA6">
        <w:rPr>
          <w:rFonts w:ascii="Times New Roman" w:hAnsi="Times New Roman" w:cs="Times New Roman"/>
          <w:color w:val="000000" w:themeColor="text1"/>
          <w:sz w:val="28"/>
          <w:szCs w:val="32"/>
        </w:rPr>
        <w:t xml:space="preserve"> Разработка </w:t>
      </w:r>
      <w:proofErr w:type="spellStart"/>
      <w:r w:rsidRPr="00C20EA6">
        <w:rPr>
          <w:rFonts w:ascii="Times New Roman" w:hAnsi="Times New Roman" w:cs="Times New Roman"/>
          <w:color w:val="000000" w:themeColor="text1"/>
          <w:sz w:val="28"/>
          <w:szCs w:val="32"/>
        </w:rPr>
        <w:t>даталогической</w:t>
      </w:r>
      <w:proofErr w:type="spellEnd"/>
      <w:r w:rsidRPr="00C20EA6">
        <w:rPr>
          <w:rFonts w:ascii="Times New Roman" w:hAnsi="Times New Roman" w:cs="Times New Roman"/>
          <w:color w:val="000000" w:themeColor="text1"/>
          <w:sz w:val="28"/>
          <w:szCs w:val="32"/>
        </w:rPr>
        <w:t xml:space="preserve"> модели</w:t>
      </w:r>
      <w:bookmarkEnd w:id="41"/>
      <w:bookmarkEnd w:id="42"/>
      <w:bookmarkEnd w:id="43"/>
    </w:p>
    <w:p w14:paraId="6762AEC5" w14:textId="77777777" w:rsidR="008C07FA" w:rsidRPr="00F4366C" w:rsidRDefault="008C07FA" w:rsidP="008C07FA">
      <w:pPr>
        <w:rPr>
          <w:szCs w:val="28"/>
        </w:rPr>
      </w:pPr>
      <w:r w:rsidRPr="00F4366C">
        <w:rPr>
          <w:szCs w:val="28"/>
        </w:rPr>
        <w:t xml:space="preserve">Разработка </w:t>
      </w:r>
      <w:proofErr w:type="spellStart"/>
      <w:r w:rsidRPr="00F4366C">
        <w:rPr>
          <w:szCs w:val="28"/>
        </w:rPr>
        <w:t>даталогической</w:t>
      </w:r>
      <w:proofErr w:type="spellEnd"/>
      <w:r w:rsidRPr="00F4366C">
        <w:rPr>
          <w:szCs w:val="28"/>
        </w:rPr>
        <w:t xml:space="preserve"> модели</w:t>
      </w:r>
      <w:r>
        <w:rPr>
          <w:szCs w:val="28"/>
        </w:rPr>
        <w:t xml:space="preserve"> (ДЛМ),</w:t>
      </w:r>
      <w:r w:rsidRPr="00F4366C">
        <w:rPr>
          <w:szCs w:val="28"/>
        </w:rPr>
        <w:t xml:space="preserve"> в общем случае</w:t>
      </w:r>
      <w:r>
        <w:rPr>
          <w:szCs w:val="28"/>
        </w:rPr>
        <w:t>,</w:t>
      </w:r>
      <w:r w:rsidRPr="00F4366C">
        <w:rPr>
          <w:szCs w:val="28"/>
        </w:rPr>
        <w:t xml:space="preserve"> состоит из двух этапов:</w:t>
      </w:r>
    </w:p>
    <w:p w14:paraId="4FD799C0" w14:textId="77777777" w:rsidR="008C07FA" w:rsidRDefault="008C07FA" w:rsidP="009078C4">
      <w:pPr>
        <w:pStyle w:val="afff"/>
        <w:numPr>
          <w:ilvl w:val="0"/>
          <w:numId w:val="11"/>
        </w:numPr>
        <w:spacing w:after="0" w:line="360" w:lineRule="auto"/>
        <w:ind w:left="0" w:firstLine="709"/>
        <w:rPr>
          <w:rFonts w:ascii="Times New Roman" w:hAnsi="Times New Roman"/>
          <w:sz w:val="28"/>
          <w:szCs w:val="28"/>
        </w:rPr>
      </w:pPr>
      <w:r w:rsidRPr="00F4366C">
        <w:rPr>
          <w:rFonts w:ascii="Times New Roman" w:hAnsi="Times New Roman"/>
          <w:sz w:val="28"/>
          <w:szCs w:val="28"/>
        </w:rPr>
        <w:t>Проектирование</w:t>
      </w:r>
      <w:r>
        <w:rPr>
          <w:rFonts w:ascii="Times New Roman" w:hAnsi="Times New Roman"/>
          <w:sz w:val="28"/>
          <w:szCs w:val="28"/>
        </w:rPr>
        <w:t xml:space="preserve"> </w:t>
      </w:r>
      <w:proofErr w:type="spellStart"/>
      <w:r>
        <w:rPr>
          <w:rFonts w:ascii="Times New Roman" w:hAnsi="Times New Roman"/>
          <w:sz w:val="28"/>
          <w:szCs w:val="28"/>
        </w:rPr>
        <w:t>даталогической</w:t>
      </w:r>
      <w:proofErr w:type="spellEnd"/>
      <w:r>
        <w:rPr>
          <w:rFonts w:ascii="Times New Roman" w:hAnsi="Times New Roman"/>
          <w:sz w:val="28"/>
          <w:szCs w:val="28"/>
        </w:rPr>
        <w:t xml:space="preserve"> модели посредством преобразования из ИЛМ.</w:t>
      </w:r>
    </w:p>
    <w:p w14:paraId="1D3240F4" w14:textId="77777777" w:rsidR="008C07FA" w:rsidRPr="00F4366C" w:rsidRDefault="008C07FA" w:rsidP="009078C4">
      <w:pPr>
        <w:pStyle w:val="afff"/>
        <w:numPr>
          <w:ilvl w:val="0"/>
          <w:numId w:val="11"/>
        </w:numPr>
        <w:spacing w:after="0" w:line="360" w:lineRule="auto"/>
        <w:ind w:left="0" w:firstLine="709"/>
        <w:rPr>
          <w:rFonts w:ascii="Times New Roman" w:hAnsi="Times New Roman"/>
          <w:sz w:val="28"/>
          <w:szCs w:val="28"/>
        </w:rPr>
      </w:pPr>
      <w:r>
        <w:rPr>
          <w:rFonts w:ascii="Times New Roman" w:hAnsi="Times New Roman"/>
          <w:sz w:val="28"/>
          <w:szCs w:val="28"/>
        </w:rPr>
        <w:t xml:space="preserve">Разработка </w:t>
      </w:r>
      <w:proofErr w:type="spellStart"/>
      <w:r>
        <w:rPr>
          <w:rFonts w:ascii="Times New Roman" w:hAnsi="Times New Roman"/>
          <w:sz w:val="28"/>
          <w:szCs w:val="28"/>
        </w:rPr>
        <w:t>даталогической</w:t>
      </w:r>
      <w:proofErr w:type="spellEnd"/>
      <w:r>
        <w:rPr>
          <w:rFonts w:ascii="Times New Roman" w:hAnsi="Times New Roman"/>
          <w:sz w:val="28"/>
          <w:szCs w:val="28"/>
        </w:rPr>
        <w:t xml:space="preserve"> модели в определенной так или иначе (выбранной, назначенной и т.п.) СУБД.</w:t>
      </w:r>
    </w:p>
    <w:p w14:paraId="2BF2A131" w14:textId="77777777" w:rsidR="008C07FA" w:rsidRPr="00162ACC" w:rsidRDefault="008C07FA" w:rsidP="008C07FA">
      <w:pPr>
        <w:rPr>
          <w:szCs w:val="28"/>
        </w:rPr>
      </w:pPr>
      <w:r>
        <w:rPr>
          <w:szCs w:val="28"/>
        </w:rPr>
        <w:t xml:space="preserve">Решение этих задач можно объединить, если для проектирования использовать среду </w:t>
      </w:r>
      <w:r w:rsidRPr="00162ACC">
        <w:rPr>
          <w:szCs w:val="28"/>
          <w:lang w:val="en-US"/>
        </w:rPr>
        <w:t>MS</w:t>
      </w:r>
      <w:r w:rsidRPr="00162ACC">
        <w:rPr>
          <w:szCs w:val="28"/>
        </w:rPr>
        <w:t xml:space="preserve"> </w:t>
      </w:r>
      <w:r w:rsidRPr="00162ACC">
        <w:rPr>
          <w:szCs w:val="28"/>
          <w:lang w:val="en-US"/>
        </w:rPr>
        <w:t>SQL</w:t>
      </w:r>
      <w:r w:rsidRPr="00162ACC">
        <w:rPr>
          <w:szCs w:val="28"/>
        </w:rPr>
        <w:t xml:space="preserve"> </w:t>
      </w:r>
      <w:proofErr w:type="spellStart"/>
      <w:r w:rsidRPr="00162ACC">
        <w:rPr>
          <w:szCs w:val="28"/>
          <w:lang w:val="en-US"/>
        </w:rPr>
        <w:t>ServerExpress</w:t>
      </w:r>
      <w:proofErr w:type="spellEnd"/>
      <w:r w:rsidRPr="00162ACC">
        <w:rPr>
          <w:szCs w:val="28"/>
        </w:rPr>
        <w:t xml:space="preserve"> 20</w:t>
      </w:r>
      <w:r>
        <w:rPr>
          <w:szCs w:val="28"/>
        </w:rPr>
        <w:t xml:space="preserve">22, поскольку такие возможности в ней имеются, и, тем самым, шаг за шагом реализовать в этом самом </w:t>
      </w:r>
      <w:r w:rsidRPr="00162ACC">
        <w:rPr>
          <w:szCs w:val="28"/>
          <w:lang w:val="en-US"/>
        </w:rPr>
        <w:t>MS</w:t>
      </w:r>
      <w:r w:rsidRPr="00162ACC">
        <w:rPr>
          <w:szCs w:val="28"/>
        </w:rPr>
        <w:t xml:space="preserve"> </w:t>
      </w:r>
      <w:r w:rsidRPr="00162ACC">
        <w:rPr>
          <w:szCs w:val="28"/>
          <w:lang w:val="en-US"/>
        </w:rPr>
        <w:t>SQL</w:t>
      </w:r>
      <w:r w:rsidRPr="00162ACC">
        <w:rPr>
          <w:szCs w:val="28"/>
        </w:rPr>
        <w:t xml:space="preserve"> </w:t>
      </w:r>
      <w:proofErr w:type="spellStart"/>
      <w:r w:rsidRPr="00162ACC">
        <w:rPr>
          <w:szCs w:val="28"/>
          <w:lang w:val="en-US"/>
        </w:rPr>
        <w:t>ServerExpress</w:t>
      </w:r>
      <w:proofErr w:type="spellEnd"/>
      <w:r w:rsidRPr="00162ACC">
        <w:rPr>
          <w:szCs w:val="28"/>
        </w:rPr>
        <w:t xml:space="preserve"> 20</w:t>
      </w:r>
      <w:r>
        <w:rPr>
          <w:szCs w:val="28"/>
        </w:rPr>
        <w:t>22</w:t>
      </w:r>
      <w:r w:rsidRPr="00162ACC">
        <w:rPr>
          <w:szCs w:val="28"/>
        </w:rPr>
        <w:t>.</w:t>
      </w:r>
    </w:p>
    <w:p w14:paraId="161E9265" w14:textId="77777777" w:rsidR="008C07FA" w:rsidRPr="001036C4" w:rsidRDefault="008C07FA" w:rsidP="008C07FA">
      <w:pPr>
        <w:pStyle w:val="22"/>
        <w:jc w:val="both"/>
      </w:pPr>
      <w:r w:rsidRPr="001036C4">
        <w:t xml:space="preserve">Процесс проектирования БД предусматривает предварительную классификацию </w:t>
      </w:r>
      <w:proofErr w:type="gramStart"/>
      <w:r w:rsidRPr="001036C4">
        <w:t>объектов</w:t>
      </w:r>
      <w:proofErr w:type="gramEnd"/>
      <w:r w:rsidRPr="001036C4">
        <w:t xml:space="preserve"> </w:t>
      </w:r>
      <w:proofErr w:type="spellStart"/>
      <w:r w:rsidRPr="001036C4">
        <w:t>П</w:t>
      </w:r>
      <w:r>
        <w:t>р</w:t>
      </w:r>
      <w:r w:rsidRPr="001036C4">
        <w:t>О</w:t>
      </w:r>
      <w:proofErr w:type="spellEnd"/>
      <w:r w:rsidRPr="001036C4">
        <w:t xml:space="preserve">, </w:t>
      </w:r>
      <w:r>
        <w:t xml:space="preserve">а также </w:t>
      </w:r>
      <w:r w:rsidRPr="001036C4">
        <w:t>систематизированное представление</w:t>
      </w:r>
      <w:r>
        <w:t xml:space="preserve"> </w:t>
      </w:r>
      <w:r w:rsidRPr="001036C4">
        <w:t xml:space="preserve">в ИЛМ информации </w:t>
      </w:r>
      <w:r>
        <w:t>о</w:t>
      </w:r>
      <w:r w:rsidRPr="001036C4">
        <w:t>б объектах</w:t>
      </w:r>
      <w:r>
        <w:t xml:space="preserve"> </w:t>
      </w:r>
      <w:proofErr w:type="spellStart"/>
      <w:r>
        <w:t>ПрО</w:t>
      </w:r>
      <w:proofErr w:type="spellEnd"/>
      <w:r w:rsidRPr="001036C4">
        <w:t xml:space="preserve"> и связях между ними.</w:t>
      </w:r>
    </w:p>
    <w:p w14:paraId="2DE2EC02" w14:textId="77777777" w:rsidR="008C07FA" w:rsidRPr="001036C4" w:rsidRDefault="008C07FA" w:rsidP="008C07FA">
      <w:pPr>
        <w:pStyle w:val="22"/>
        <w:jc w:val="both"/>
      </w:pPr>
      <w:r w:rsidRPr="001036C4">
        <w:t xml:space="preserve">Перед </w:t>
      </w:r>
      <w:proofErr w:type="spellStart"/>
      <w:r w:rsidRPr="001036C4">
        <w:t>даталогическим</w:t>
      </w:r>
      <w:proofErr w:type="spellEnd"/>
      <w:r w:rsidRPr="001036C4">
        <w:t xml:space="preserve"> проектированием должен быть определен состав БД.</w:t>
      </w:r>
    </w:p>
    <w:p w14:paraId="7584CEDB" w14:textId="77777777" w:rsidR="008C07FA" w:rsidRPr="001036C4" w:rsidRDefault="008C07FA" w:rsidP="008C07FA">
      <w:pPr>
        <w:pStyle w:val="22"/>
        <w:jc w:val="both"/>
      </w:pPr>
      <w:r w:rsidRPr="001036C4">
        <w:t>При проектировании логической структуры БД осуществляются преобразование исходной ИЛМ в модель данных, поддерживаем</w:t>
      </w:r>
      <w:r>
        <w:t>ой</w:t>
      </w:r>
      <w:r w:rsidRPr="001036C4">
        <w:t xml:space="preserve"> конкретной СУБД, и проверка адекватности полученной ДЛМ </w:t>
      </w:r>
      <w:r>
        <w:t xml:space="preserve">моделируемой </w:t>
      </w:r>
      <w:proofErr w:type="spellStart"/>
      <w:r w:rsidRPr="001036C4">
        <w:t>П</w:t>
      </w:r>
      <w:r>
        <w:t>р</w:t>
      </w:r>
      <w:r w:rsidRPr="001036C4">
        <w:t>О</w:t>
      </w:r>
      <w:proofErr w:type="spellEnd"/>
      <w:r w:rsidRPr="001036C4">
        <w:t>.</w:t>
      </w:r>
    </w:p>
    <w:p w14:paraId="0300A85D" w14:textId="77777777" w:rsidR="008C07FA" w:rsidRPr="001036C4" w:rsidRDefault="008C07FA" w:rsidP="008C07FA">
      <w:pPr>
        <w:pStyle w:val="22"/>
        <w:jc w:val="both"/>
      </w:pPr>
      <w:r w:rsidRPr="001036C4">
        <w:t xml:space="preserve">Для </w:t>
      </w:r>
      <w:proofErr w:type="gramStart"/>
      <w:r w:rsidRPr="001036C4">
        <w:t>любой</w:t>
      </w:r>
      <w:proofErr w:type="gramEnd"/>
      <w:r w:rsidRPr="001036C4">
        <w:t xml:space="preserve"> </w:t>
      </w:r>
      <w:proofErr w:type="spellStart"/>
      <w:r w:rsidRPr="001036C4">
        <w:t>П</w:t>
      </w:r>
      <w:r>
        <w:t>р</w:t>
      </w:r>
      <w:r w:rsidRPr="001036C4">
        <w:t>О</w:t>
      </w:r>
      <w:proofErr w:type="spellEnd"/>
      <w:r w:rsidRPr="001036C4">
        <w:t xml:space="preserve"> существует множество вариантов проектных решений ее отображения в ДЛМ. Методика проектирования должна обеспечивать выбор наиболее подходящего проектного решения.</w:t>
      </w:r>
    </w:p>
    <w:p w14:paraId="4B47B48D" w14:textId="77777777" w:rsidR="008C07FA" w:rsidRPr="001036C4" w:rsidRDefault="008C07FA" w:rsidP="008C07FA">
      <w:pPr>
        <w:pStyle w:val="22"/>
        <w:jc w:val="both"/>
      </w:pPr>
      <w:r w:rsidRPr="001036C4">
        <w:lastRenderedPageBreak/>
        <w:t>Минимальная логическая единица данных для всех СУБД семантически одинакова и соответствует либо идентификатору объекта, либо свойству объекта или процесса.</w:t>
      </w:r>
    </w:p>
    <w:p w14:paraId="18E66AFB" w14:textId="77777777" w:rsidR="008C07FA" w:rsidRPr="001036C4" w:rsidRDefault="008C07FA" w:rsidP="008C07FA">
      <w:pPr>
        <w:pStyle w:val="22"/>
        <w:jc w:val="both"/>
      </w:pPr>
      <w:r w:rsidRPr="001036C4">
        <w:t xml:space="preserve">Связи между </w:t>
      </w:r>
      <w:proofErr w:type="gramStart"/>
      <w:r w:rsidRPr="001036C4">
        <w:t>объектами</w:t>
      </w:r>
      <w:proofErr w:type="gramEnd"/>
      <w:r w:rsidRPr="001036C4">
        <w:t xml:space="preserve"> </w:t>
      </w:r>
      <w:proofErr w:type="spellStart"/>
      <w:r w:rsidRPr="001036C4">
        <w:t>П</w:t>
      </w:r>
      <w:r>
        <w:t>р</w:t>
      </w:r>
      <w:r w:rsidRPr="001036C4">
        <w:t>О</w:t>
      </w:r>
      <w:proofErr w:type="spellEnd"/>
      <w:r w:rsidRPr="001036C4">
        <w:t xml:space="preserve">, отраженные в ИЛМ, могут отображаться в ДЛМ либо посредством совместного расположения соответствующих им информационных элементов, либо путем объявления связи между ними. Не все виды связей, существующие </w:t>
      </w:r>
      <w:proofErr w:type="gramStart"/>
      <w:r w:rsidRPr="001036C4">
        <w:t>в</w:t>
      </w:r>
      <w:proofErr w:type="gramEnd"/>
      <w:r w:rsidRPr="001036C4">
        <w:t xml:space="preserve"> </w:t>
      </w:r>
      <w:proofErr w:type="spellStart"/>
      <w:r w:rsidRPr="001036C4">
        <w:t>П</w:t>
      </w:r>
      <w:r>
        <w:t>р</w:t>
      </w:r>
      <w:r w:rsidRPr="001036C4">
        <w:t>О</w:t>
      </w:r>
      <w:proofErr w:type="spellEnd"/>
      <w:r w:rsidRPr="001036C4">
        <w:t>, могут быть непосредственно отображены в конкретной ДЛМ. Так, многие СУБД не поддерживают непосредственно степень связь N:M между объектами. В этом случае в ДЛМ вводится дополнительный вспомогательный элемент, отображающий эту связь</w:t>
      </w:r>
      <w:r>
        <w:t>.</w:t>
      </w:r>
    </w:p>
    <w:p w14:paraId="2F64E5A5" w14:textId="068171C0" w:rsidR="008C07FA" w:rsidRDefault="00A4445A" w:rsidP="008C07FA">
      <w:pPr>
        <w:spacing w:line="276" w:lineRule="auto"/>
      </w:pPr>
      <w:r w:rsidRPr="00945EFE">
        <w:rPr>
          <w:noProof/>
          <w:lang w:eastAsia="ru-RU"/>
        </w:rPr>
        <w:drawing>
          <wp:inline distT="0" distB="0" distL="0" distR="0" wp14:anchorId="62EA4F40" wp14:editId="51EF3193">
            <wp:extent cx="2452007" cy="1627413"/>
            <wp:effectExtent l="19050" t="0" r="5443" b="0"/>
            <wp:docPr id="2"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l="25749" t="11919" r="26150" b="32479"/>
                    <a:stretch>
                      <a:fillRect/>
                    </a:stretch>
                  </pic:blipFill>
                  <pic:spPr bwMode="auto">
                    <a:xfrm>
                      <a:off x="0" y="0"/>
                      <a:ext cx="2452007" cy="1627413"/>
                    </a:xfrm>
                    <a:prstGeom prst="rect">
                      <a:avLst/>
                    </a:prstGeom>
                    <a:noFill/>
                    <a:ln w="9525">
                      <a:noFill/>
                      <a:miter lim="800000"/>
                      <a:headEnd/>
                      <a:tailEnd/>
                    </a:ln>
                  </pic:spPr>
                </pic:pic>
              </a:graphicData>
            </a:graphic>
          </wp:inline>
        </w:drawing>
      </w:r>
      <w:r w:rsidRPr="00945EFE">
        <w:rPr>
          <w:noProof/>
          <w:lang w:eastAsia="ru-RU"/>
        </w:rPr>
        <w:drawing>
          <wp:inline distT="0" distB="0" distL="0" distR="0" wp14:anchorId="28754D4D" wp14:editId="37233AA5">
            <wp:extent cx="3099707" cy="990600"/>
            <wp:effectExtent l="19050" t="0" r="5443" b="0"/>
            <wp:docPr id="1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l="27969" t="73347" r="26150" b="2911"/>
                    <a:stretch>
                      <a:fillRect/>
                    </a:stretch>
                  </pic:blipFill>
                  <pic:spPr bwMode="auto">
                    <a:xfrm>
                      <a:off x="0" y="0"/>
                      <a:ext cx="3099707" cy="990600"/>
                    </a:xfrm>
                    <a:prstGeom prst="rect">
                      <a:avLst/>
                    </a:prstGeom>
                    <a:noFill/>
                    <a:ln w="9525">
                      <a:noFill/>
                      <a:miter lim="800000"/>
                      <a:headEnd/>
                      <a:tailEnd/>
                    </a:ln>
                  </pic:spPr>
                </pic:pic>
              </a:graphicData>
            </a:graphic>
          </wp:inline>
        </w:drawing>
      </w:r>
    </w:p>
    <w:p w14:paraId="2F1DF5EF" w14:textId="40E43E68" w:rsidR="00A4445A" w:rsidRDefault="00A4445A" w:rsidP="00F42869">
      <w:pPr>
        <w:jc w:val="center"/>
      </w:pPr>
      <w:r>
        <w:t>Рисунок 3 – Последовательность проектирования ДЛМ</w:t>
      </w:r>
    </w:p>
    <w:p w14:paraId="7534BEFE" w14:textId="1DAF2F55" w:rsidR="008C07FA" w:rsidRPr="00812DA1" w:rsidRDefault="008C07FA" w:rsidP="009078C4">
      <w:pPr>
        <w:pStyle w:val="3"/>
        <w:numPr>
          <w:ilvl w:val="2"/>
          <w:numId w:val="16"/>
        </w:numPr>
        <w:spacing w:before="0"/>
        <w:ind w:left="0" w:firstLine="709"/>
        <w:rPr>
          <w:rFonts w:ascii="Times New Roman" w:hAnsi="Times New Roman" w:cs="Times New Roman"/>
          <w:color w:val="000000" w:themeColor="text1"/>
          <w:sz w:val="28"/>
          <w:szCs w:val="28"/>
        </w:rPr>
      </w:pPr>
      <w:bookmarkStart w:id="44" w:name="_Toc514654110"/>
      <w:bookmarkStart w:id="45" w:name="_Toc192444985"/>
      <w:bookmarkStart w:id="46" w:name="_Toc231989438"/>
      <w:r w:rsidRPr="00812DA1">
        <w:rPr>
          <w:rFonts w:ascii="Times New Roman" w:hAnsi="Times New Roman" w:cs="Times New Roman"/>
          <w:color w:val="000000" w:themeColor="text1"/>
          <w:sz w:val="28"/>
          <w:szCs w:val="28"/>
        </w:rPr>
        <w:t xml:space="preserve">Общие положения разработки </w:t>
      </w:r>
      <w:proofErr w:type="spellStart"/>
      <w:r w:rsidRPr="00812DA1">
        <w:rPr>
          <w:rFonts w:ascii="Times New Roman" w:hAnsi="Times New Roman" w:cs="Times New Roman"/>
          <w:color w:val="000000" w:themeColor="text1"/>
          <w:sz w:val="28"/>
          <w:szCs w:val="28"/>
        </w:rPr>
        <w:t>даталогической</w:t>
      </w:r>
      <w:proofErr w:type="spellEnd"/>
      <w:r w:rsidRPr="00812DA1">
        <w:rPr>
          <w:rFonts w:ascii="Times New Roman" w:hAnsi="Times New Roman" w:cs="Times New Roman"/>
          <w:color w:val="000000" w:themeColor="text1"/>
          <w:sz w:val="28"/>
          <w:szCs w:val="28"/>
        </w:rPr>
        <w:t xml:space="preserve"> модели</w:t>
      </w:r>
      <w:bookmarkEnd w:id="44"/>
      <w:bookmarkEnd w:id="45"/>
      <w:bookmarkEnd w:id="46"/>
    </w:p>
    <w:p w14:paraId="03900565" w14:textId="46FC070B" w:rsidR="008C07FA" w:rsidRDefault="008C07FA" w:rsidP="008C07FA">
      <w:pPr>
        <w:rPr>
          <w:color w:val="000000"/>
          <w:szCs w:val="28"/>
        </w:rPr>
      </w:pPr>
      <w:r>
        <w:rPr>
          <w:color w:val="000000"/>
          <w:szCs w:val="28"/>
        </w:rPr>
        <w:t xml:space="preserve">Ниже согласно </w:t>
      </w:r>
      <w:r w:rsidR="00D651B9" w:rsidRPr="00D651B9">
        <w:rPr>
          <w:color w:val="000000"/>
          <w:szCs w:val="28"/>
        </w:rPr>
        <w:t xml:space="preserve">[2] </w:t>
      </w:r>
      <w:r>
        <w:rPr>
          <w:color w:val="000000"/>
          <w:szCs w:val="28"/>
        </w:rPr>
        <w:t xml:space="preserve">приведены следующие основные положения по разработке </w:t>
      </w:r>
      <w:proofErr w:type="spellStart"/>
      <w:r>
        <w:rPr>
          <w:color w:val="000000"/>
          <w:szCs w:val="28"/>
        </w:rPr>
        <w:t>даталогической</w:t>
      </w:r>
      <w:proofErr w:type="spellEnd"/>
      <w:r>
        <w:rPr>
          <w:color w:val="000000"/>
          <w:szCs w:val="28"/>
        </w:rPr>
        <w:t xml:space="preserve"> модели.</w:t>
      </w:r>
    </w:p>
    <w:p w14:paraId="472BB58E" w14:textId="77777777" w:rsidR="008C07FA" w:rsidRPr="001036C4" w:rsidRDefault="008C07FA" w:rsidP="008C07FA">
      <w:pPr>
        <w:rPr>
          <w:color w:val="000000"/>
          <w:szCs w:val="28"/>
        </w:rPr>
      </w:pPr>
      <w:r w:rsidRPr="001036C4">
        <w:rPr>
          <w:color w:val="000000"/>
          <w:szCs w:val="28"/>
        </w:rPr>
        <w:t xml:space="preserve">Процесс проектирования БД предусматривает предварительную классификацию </w:t>
      </w:r>
      <w:proofErr w:type="gramStart"/>
      <w:r w:rsidRPr="001036C4">
        <w:rPr>
          <w:color w:val="000000"/>
          <w:szCs w:val="28"/>
        </w:rPr>
        <w:t>объектов</w:t>
      </w:r>
      <w:proofErr w:type="gramEnd"/>
      <w:r w:rsidRPr="001036C4">
        <w:rPr>
          <w:color w:val="000000"/>
          <w:szCs w:val="28"/>
        </w:rPr>
        <w:t xml:space="preserve"> </w:t>
      </w:r>
      <w:proofErr w:type="spellStart"/>
      <w:r w:rsidRPr="001036C4">
        <w:rPr>
          <w:color w:val="000000"/>
          <w:szCs w:val="28"/>
        </w:rPr>
        <w:t>П</w:t>
      </w:r>
      <w:r>
        <w:rPr>
          <w:color w:val="000000"/>
          <w:szCs w:val="28"/>
        </w:rPr>
        <w:t>р</w:t>
      </w:r>
      <w:r w:rsidRPr="001036C4">
        <w:rPr>
          <w:color w:val="000000"/>
          <w:szCs w:val="28"/>
        </w:rPr>
        <w:t>О</w:t>
      </w:r>
      <w:proofErr w:type="spellEnd"/>
      <w:r w:rsidRPr="001036C4">
        <w:rPr>
          <w:color w:val="000000"/>
          <w:szCs w:val="28"/>
        </w:rPr>
        <w:t xml:space="preserve">, </w:t>
      </w:r>
      <w:r>
        <w:rPr>
          <w:color w:val="000000"/>
          <w:szCs w:val="28"/>
        </w:rPr>
        <w:t xml:space="preserve">а также </w:t>
      </w:r>
      <w:r w:rsidRPr="001036C4">
        <w:rPr>
          <w:color w:val="000000"/>
          <w:szCs w:val="28"/>
        </w:rPr>
        <w:t>систематизированное представление</w:t>
      </w:r>
      <w:r>
        <w:rPr>
          <w:color w:val="000000"/>
          <w:szCs w:val="28"/>
        </w:rPr>
        <w:t xml:space="preserve"> </w:t>
      </w:r>
      <w:r w:rsidRPr="001036C4">
        <w:rPr>
          <w:color w:val="000000"/>
          <w:szCs w:val="28"/>
        </w:rPr>
        <w:t xml:space="preserve">в ИЛМ информации </w:t>
      </w:r>
      <w:r>
        <w:rPr>
          <w:color w:val="000000"/>
          <w:szCs w:val="28"/>
        </w:rPr>
        <w:t>о</w:t>
      </w:r>
      <w:r w:rsidRPr="001036C4">
        <w:rPr>
          <w:color w:val="000000"/>
          <w:szCs w:val="28"/>
        </w:rPr>
        <w:t>б объектах</w:t>
      </w:r>
      <w:r>
        <w:rPr>
          <w:color w:val="000000"/>
          <w:szCs w:val="28"/>
        </w:rPr>
        <w:t xml:space="preserve"> </w:t>
      </w:r>
      <w:proofErr w:type="spellStart"/>
      <w:r>
        <w:rPr>
          <w:color w:val="000000"/>
          <w:szCs w:val="28"/>
        </w:rPr>
        <w:t>ПрО</w:t>
      </w:r>
      <w:proofErr w:type="spellEnd"/>
      <w:r w:rsidRPr="001036C4">
        <w:rPr>
          <w:color w:val="000000"/>
          <w:szCs w:val="28"/>
        </w:rPr>
        <w:t xml:space="preserve"> и связях между ними.</w:t>
      </w:r>
    </w:p>
    <w:p w14:paraId="72E0D576" w14:textId="77777777" w:rsidR="008C07FA" w:rsidRPr="001036C4" w:rsidRDefault="008C07FA" w:rsidP="008C07FA">
      <w:pPr>
        <w:rPr>
          <w:color w:val="000000"/>
          <w:szCs w:val="28"/>
        </w:rPr>
      </w:pPr>
      <w:r w:rsidRPr="001036C4">
        <w:rPr>
          <w:color w:val="000000"/>
          <w:szCs w:val="28"/>
        </w:rPr>
        <w:t xml:space="preserve">Перед </w:t>
      </w:r>
      <w:proofErr w:type="spellStart"/>
      <w:r w:rsidRPr="001036C4">
        <w:rPr>
          <w:color w:val="000000"/>
          <w:szCs w:val="28"/>
        </w:rPr>
        <w:t>даталогическим</w:t>
      </w:r>
      <w:proofErr w:type="spellEnd"/>
      <w:r w:rsidRPr="001036C4">
        <w:rPr>
          <w:color w:val="000000"/>
          <w:szCs w:val="28"/>
        </w:rPr>
        <w:t xml:space="preserve"> проектированием должен быть определен состав БД.</w:t>
      </w:r>
    </w:p>
    <w:p w14:paraId="3669F7A5" w14:textId="77777777" w:rsidR="008C07FA" w:rsidRPr="001036C4" w:rsidRDefault="008C07FA" w:rsidP="008C07FA">
      <w:pPr>
        <w:rPr>
          <w:color w:val="000000"/>
          <w:szCs w:val="28"/>
        </w:rPr>
      </w:pPr>
      <w:r w:rsidRPr="001036C4">
        <w:rPr>
          <w:color w:val="000000"/>
          <w:szCs w:val="28"/>
        </w:rPr>
        <w:t>При проектировании логической структуры БД осуществляются преобразование исходной ИЛМ в модель данных, поддерживаем</w:t>
      </w:r>
      <w:r>
        <w:rPr>
          <w:color w:val="000000"/>
          <w:szCs w:val="28"/>
        </w:rPr>
        <w:t>ой</w:t>
      </w:r>
      <w:r w:rsidRPr="001036C4">
        <w:rPr>
          <w:color w:val="000000"/>
          <w:szCs w:val="28"/>
        </w:rPr>
        <w:t xml:space="preserve"> конкретной СУБД, и проверка адекватности полученной ДЛМ </w:t>
      </w:r>
      <w:r>
        <w:rPr>
          <w:color w:val="000000"/>
          <w:szCs w:val="28"/>
        </w:rPr>
        <w:t xml:space="preserve">моделируемой </w:t>
      </w:r>
      <w:proofErr w:type="spellStart"/>
      <w:r w:rsidRPr="001036C4">
        <w:rPr>
          <w:color w:val="000000"/>
          <w:szCs w:val="28"/>
        </w:rPr>
        <w:t>П</w:t>
      </w:r>
      <w:r>
        <w:rPr>
          <w:color w:val="000000"/>
          <w:szCs w:val="28"/>
        </w:rPr>
        <w:t>р</w:t>
      </w:r>
      <w:r w:rsidRPr="001036C4">
        <w:rPr>
          <w:color w:val="000000"/>
          <w:szCs w:val="28"/>
        </w:rPr>
        <w:t>О</w:t>
      </w:r>
      <w:proofErr w:type="spellEnd"/>
      <w:r w:rsidRPr="001036C4">
        <w:rPr>
          <w:color w:val="000000"/>
          <w:szCs w:val="28"/>
        </w:rPr>
        <w:t>.</w:t>
      </w:r>
    </w:p>
    <w:p w14:paraId="1A4E3E73" w14:textId="77777777" w:rsidR="008C07FA" w:rsidRPr="001036C4" w:rsidRDefault="008C07FA" w:rsidP="008C07FA">
      <w:pPr>
        <w:rPr>
          <w:color w:val="000000"/>
          <w:szCs w:val="28"/>
        </w:rPr>
      </w:pPr>
      <w:r w:rsidRPr="001036C4">
        <w:rPr>
          <w:color w:val="000000"/>
          <w:szCs w:val="28"/>
        </w:rPr>
        <w:t xml:space="preserve">Для </w:t>
      </w:r>
      <w:proofErr w:type="gramStart"/>
      <w:r w:rsidRPr="001036C4">
        <w:rPr>
          <w:color w:val="000000"/>
          <w:szCs w:val="28"/>
        </w:rPr>
        <w:t>любой</w:t>
      </w:r>
      <w:proofErr w:type="gramEnd"/>
      <w:r w:rsidRPr="001036C4">
        <w:rPr>
          <w:color w:val="000000"/>
          <w:szCs w:val="28"/>
        </w:rPr>
        <w:t xml:space="preserve"> </w:t>
      </w:r>
      <w:proofErr w:type="spellStart"/>
      <w:r w:rsidRPr="001036C4">
        <w:rPr>
          <w:color w:val="000000"/>
          <w:szCs w:val="28"/>
        </w:rPr>
        <w:t>П</w:t>
      </w:r>
      <w:r>
        <w:rPr>
          <w:color w:val="000000"/>
          <w:szCs w:val="28"/>
        </w:rPr>
        <w:t>р</w:t>
      </w:r>
      <w:r w:rsidRPr="001036C4">
        <w:rPr>
          <w:color w:val="000000"/>
          <w:szCs w:val="28"/>
        </w:rPr>
        <w:t>О</w:t>
      </w:r>
      <w:proofErr w:type="spellEnd"/>
      <w:r w:rsidRPr="001036C4">
        <w:rPr>
          <w:color w:val="000000"/>
          <w:szCs w:val="28"/>
        </w:rPr>
        <w:t xml:space="preserve"> существует множество вариантов проектных решений ее отображения в ДЛМ. Методика проектирования должна обеспечивать выбор наиболее подходящего проектного решения.</w:t>
      </w:r>
    </w:p>
    <w:p w14:paraId="46BE7C85" w14:textId="77777777" w:rsidR="008C07FA" w:rsidRPr="001036C4" w:rsidRDefault="008C07FA" w:rsidP="008C07FA">
      <w:pPr>
        <w:rPr>
          <w:color w:val="000000"/>
          <w:szCs w:val="28"/>
        </w:rPr>
      </w:pPr>
      <w:r w:rsidRPr="001036C4">
        <w:rPr>
          <w:color w:val="000000"/>
          <w:szCs w:val="28"/>
        </w:rPr>
        <w:lastRenderedPageBreak/>
        <w:t>Минимальная логическая единица данных для всех СУБД семантически одинакова и соответствует либо идентификатору объекта, либо свойству объекта или процесса.</w:t>
      </w:r>
    </w:p>
    <w:p w14:paraId="14BBE3BE" w14:textId="77777777" w:rsidR="008C07FA" w:rsidRDefault="008C07FA" w:rsidP="008C07FA">
      <w:pPr>
        <w:rPr>
          <w:color w:val="000000"/>
          <w:szCs w:val="28"/>
        </w:rPr>
      </w:pPr>
      <w:r w:rsidRPr="001036C4">
        <w:rPr>
          <w:color w:val="000000"/>
          <w:szCs w:val="28"/>
        </w:rPr>
        <w:t xml:space="preserve">Связи между </w:t>
      </w:r>
      <w:proofErr w:type="gramStart"/>
      <w:r w:rsidRPr="001036C4">
        <w:rPr>
          <w:color w:val="000000"/>
          <w:szCs w:val="28"/>
        </w:rPr>
        <w:t>объектами</w:t>
      </w:r>
      <w:proofErr w:type="gramEnd"/>
      <w:r w:rsidRPr="001036C4">
        <w:rPr>
          <w:color w:val="000000"/>
          <w:szCs w:val="28"/>
        </w:rPr>
        <w:t xml:space="preserve"> </w:t>
      </w:r>
      <w:proofErr w:type="spellStart"/>
      <w:r w:rsidRPr="001036C4">
        <w:rPr>
          <w:color w:val="000000"/>
          <w:szCs w:val="28"/>
        </w:rPr>
        <w:t>П</w:t>
      </w:r>
      <w:r>
        <w:rPr>
          <w:color w:val="000000"/>
          <w:szCs w:val="28"/>
        </w:rPr>
        <w:t>р</w:t>
      </w:r>
      <w:r w:rsidRPr="001036C4">
        <w:rPr>
          <w:color w:val="000000"/>
          <w:szCs w:val="28"/>
        </w:rPr>
        <w:t>О</w:t>
      </w:r>
      <w:proofErr w:type="spellEnd"/>
      <w:r w:rsidRPr="001036C4">
        <w:rPr>
          <w:color w:val="000000"/>
          <w:szCs w:val="28"/>
        </w:rPr>
        <w:t xml:space="preserve">, отраженные в ИЛМ, могут отображаться в ДЛМ либо посредством совместного расположения соответствующих им информационных элементов, либо путем объявления связи между ними. Не все виды связей, существующие </w:t>
      </w:r>
      <w:proofErr w:type="gramStart"/>
      <w:r w:rsidRPr="001036C4">
        <w:rPr>
          <w:color w:val="000000"/>
          <w:szCs w:val="28"/>
        </w:rPr>
        <w:t>в</w:t>
      </w:r>
      <w:proofErr w:type="gramEnd"/>
      <w:r w:rsidRPr="001036C4">
        <w:rPr>
          <w:color w:val="000000"/>
          <w:szCs w:val="28"/>
        </w:rPr>
        <w:t xml:space="preserve"> </w:t>
      </w:r>
      <w:proofErr w:type="spellStart"/>
      <w:r w:rsidRPr="001036C4">
        <w:rPr>
          <w:color w:val="000000"/>
          <w:szCs w:val="28"/>
        </w:rPr>
        <w:t>П</w:t>
      </w:r>
      <w:r>
        <w:rPr>
          <w:color w:val="000000"/>
          <w:szCs w:val="28"/>
        </w:rPr>
        <w:t>р</w:t>
      </w:r>
      <w:r w:rsidRPr="001036C4">
        <w:rPr>
          <w:color w:val="000000"/>
          <w:szCs w:val="28"/>
        </w:rPr>
        <w:t>О</w:t>
      </w:r>
      <w:proofErr w:type="spellEnd"/>
      <w:r w:rsidRPr="001036C4">
        <w:rPr>
          <w:color w:val="000000"/>
          <w:szCs w:val="28"/>
        </w:rPr>
        <w:t xml:space="preserve">, могут быть непосредственно отображены в конкретной ДЛМ. Так, многие СУБД не поддерживают непосредственно степень связь N:M между объектами. В этом случае в ДЛМ вводится дополнительный вспомогательный элемент, отображающий эту </w:t>
      </w:r>
      <w:proofErr w:type="gramStart"/>
      <w:r w:rsidRPr="001036C4">
        <w:rPr>
          <w:color w:val="000000"/>
          <w:szCs w:val="28"/>
        </w:rPr>
        <w:t>связь</w:t>
      </w:r>
      <w:r w:rsidRPr="00686A1D">
        <w:rPr>
          <w:color w:val="000000"/>
          <w:szCs w:val="28"/>
          <w:vertAlign w:val="superscript"/>
        </w:rPr>
        <w:t>[</w:t>
      </w:r>
      <w:proofErr w:type="gramEnd"/>
      <w:r w:rsidRPr="00686A1D">
        <w:rPr>
          <w:color w:val="000000"/>
          <w:szCs w:val="28"/>
          <w:vertAlign w:val="superscript"/>
        </w:rPr>
        <w:t>5]</w:t>
      </w:r>
      <w:r>
        <w:rPr>
          <w:color w:val="000000"/>
          <w:szCs w:val="28"/>
        </w:rPr>
        <w:t>.</w:t>
      </w:r>
    </w:p>
    <w:p w14:paraId="071CB94F" w14:textId="77777777" w:rsidR="008C07FA" w:rsidRPr="00812DA1" w:rsidRDefault="008C07FA" w:rsidP="009078C4">
      <w:pPr>
        <w:pStyle w:val="3"/>
        <w:numPr>
          <w:ilvl w:val="2"/>
          <w:numId w:val="16"/>
        </w:numPr>
        <w:spacing w:before="0"/>
        <w:ind w:left="0" w:firstLine="709"/>
        <w:rPr>
          <w:rFonts w:ascii="Times New Roman" w:hAnsi="Times New Roman" w:cs="Times New Roman"/>
          <w:color w:val="000000" w:themeColor="text1"/>
          <w:sz w:val="28"/>
          <w:szCs w:val="28"/>
        </w:rPr>
      </w:pPr>
      <w:bookmarkStart w:id="47" w:name="_Toc514654111"/>
      <w:bookmarkStart w:id="48" w:name="_Toc192444986"/>
      <w:bookmarkStart w:id="49" w:name="_Toc231989439"/>
      <w:r w:rsidRPr="00812DA1">
        <w:rPr>
          <w:rFonts w:ascii="Times New Roman" w:hAnsi="Times New Roman" w:cs="Times New Roman"/>
          <w:color w:val="000000" w:themeColor="text1"/>
          <w:sz w:val="28"/>
          <w:szCs w:val="28"/>
        </w:rPr>
        <w:t>Определение состава БД</w:t>
      </w:r>
      <w:bookmarkEnd w:id="47"/>
      <w:bookmarkEnd w:id="48"/>
      <w:bookmarkEnd w:id="49"/>
      <w:r w:rsidRPr="00812DA1">
        <w:rPr>
          <w:rFonts w:ascii="Times New Roman" w:hAnsi="Times New Roman" w:cs="Times New Roman"/>
          <w:color w:val="000000" w:themeColor="text1"/>
          <w:sz w:val="28"/>
          <w:szCs w:val="28"/>
        </w:rPr>
        <w:t xml:space="preserve"> </w:t>
      </w:r>
    </w:p>
    <w:p w14:paraId="73FDB189" w14:textId="77777777" w:rsidR="008C07FA" w:rsidRPr="00B97406" w:rsidRDefault="008C07FA" w:rsidP="008C07FA">
      <w:pPr>
        <w:rPr>
          <w:szCs w:val="28"/>
        </w:rPr>
      </w:pPr>
      <w:bookmarkStart w:id="50" w:name="_Toc516990140"/>
      <w:bookmarkStart w:id="51" w:name="_Toc516990250"/>
      <w:bookmarkStart w:id="52" w:name="_Toc516990319"/>
      <w:bookmarkStart w:id="53" w:name="_Toc516990429"/>
      <w:bookmarkStart w:id="54" w:name="_Toc516990466"/>
      <w:bookmarkStart w:id="55" w:name="_Toc516990508"/>
      <w:bookmarkStart w:id="56" w:name="_Toc516990586"/>
      <w:bookmarkStart w:id="57" w:name="_Toc516990146"/>
      <w:bookmarkStart w:id="58" w:name="_Toc516990256"/>
      <w:bookmarkStart w:id="59" w:name="_Toc516990325"/>
      <w:bookmarkStart w:id="60" w:name="_Toc516990435"/>
      <w:bookmarkStart w:id="61" w:name="_Toc516990472"/>
      <w:bookmarkStart w:id="62" w:name="_Toc516990514"/>
      <w:bookmarkStart w:id="63" w:name="_Toc516990592"/>
      <w:bookmarkEnd w:id="50"/>
      <w:bookmarkEnd w:id="51"/>
      <w:bookmarkEnd w:id="52"/>
      <w:bookmarkEnd w:id="53"/>
      <w:bookmarkEnd w:id="54"/>
      <w:bookmarkEnd w:id="55"/>
      <w:bookmarkEnd w:id="56"/>
      <w:bookmarkEnd w:id="57"/>
      <w:bookmarkEnd w:id="58"/>
      <w:bookmarkEnd w:id="59"/>
      <w:bookmarkEnd w:id="60"/>
      <w:bookmarkEnd w:id="61"/>
      <w:bookmarkEnd w:id="62"/>
      <w:bookmarkEnd w:id="63"/>
      <w:r w:rsidRPr="00B97406">
        <w:rPr>
          <w:color w:val="000000"/>
          <w:szCs w:val="28"/>
        </w:rPr>
        <w:t>При переходе от ИЛМ к ДЛМ следует иметь в виду, что ИЛМ включает в себя всю информацию и достаточную для проектирования БД. Но это не означает, что все объекты, зафиксированные в ИЛМ, должны в явном виде отражаться в ДЛМ. Прежде чем строить ДЛМ, необходимо решить, какая информация будет храниться в БД. Например, ИЛМ может содержать вычисляемые показатели. Но вовсе не обязательно хранить их в БД.</w:t>
      </w:r>
    </w:p>
    <w:p w14:paraId="6690CA8E" w14:textId="77777777" w:rsidR="008C07FA" w:rsidRPr="00B97406" w:rsidRDefault="008C07FA" w:rsidP="008C07FA">
      <w:pPr>
        <w:rPr>
          <w:color w:val="000000"/>
          <w:szCs w:val="28"/>
        </w:rPr>
      </w:pPr>
      <w:r w:rsidRPr="00B97406">
        <w:rPr>
          <w:color w:val="000000"/>
          <w:szCs w:val="28"/>
        </w:rPr>
        <w:t xml:space="preserve">При отображении объекта в БД идентификатор объекта будет атрибутом, который в большинстве случаев используется для однозначной идентификации объекта. Однако может появиться необходимость введения искусственных идентификаторов или </w:t>
      </w:r>
      <w:proofErr w:type="gramStart"/>
      <w:r w:rsidRPr="00B97406">
        <w:rPr>
          <w:color w:val="000000"/>
          <w:szCs w:val="28"/>
        </w:rPr>
        <w:t>кодов</w:t>
      </w:r>
      <w:r w:rsidRPr="00C03A17">
        <w:rPr>
          <w:color w:val="000000"/>
          <w:szCs w:val="28"/>
          <w:vertAlign w:val="superscript"/>
        </w:rPr>
        <w:t>[</w:t>
      </w:r>
      <w:proofErr w:type="gramEnd"/>
      <w:r w:rsidRPr="00C03A17">
        <w:rPr>
          <w:color w:val="000000"/>
          <w:szCs w:val="28"/>
          <w:vertAlign w:val="superscript"/>
        </w:rPr>
        <w:t>5]</w:t>
      </w:r>
      <w:r w:rsidRPr="00B97406">
        <w:rPr>
          <w:color w:val="000000"/>
          <w:szCs w:val="28"/>
        </w:rPr>
        <w:t>. Это нужно</w:t>
      </w:r>
      <w:r>
        <w:rPr>
          <w:color w:val="000000"/>
          <w:szCs w:val="28"/>
        </w:rPr>
        <w:t xml:space="preserve"> в следующих случаях</w:t>
      </w:r>
      <w:r w:rsidRPr="00B97406">
        <w:rPr>
          <w:color w:val="000000"/>
          <w:szCs w:val="28"/>
        </w:rPr>
        <w:t>:</w:t>
      </w:r>
    </w:p>
    <w:p w14:paraId="5BB7981B" w14:textId="77777777" w:rsidR="008C07FA" w:rsidRPr="00B97406" w:rsidRDefault="008C07FA" w:rsidP="00A4445A">
      <w:pPr>
        <w:rPr>
          <w:color w:val="000000"/>
          <w:szCs w:val="28"/>
        </w:rPr>
      </w:pPr>
      <w:r w:rsidRPr="00B97406">
        <w:rPr>
          <w:color w:val="000000"/>
          <w:szCs w:val="28"/>
        </w:rPr>
        <w:t xml:space="preserve">1) </w:t>
      </w:r>
      <w:proofErr w:type="gramStart"/>
      <w:r w:rsidRPr="00B97406">
        <w:rPr>
          <w:color w:val="000000"/>
          <w:szCs w:val="28"/>
        </w:rPr>
        <w:t>в</w:t>
      </w:r>
      <w:proofErr w:type="gramEnd"/>
      <w:r w:rsidRPr="00B97406">
        <w:rPr>
          <w:color w:val="000000"/>
          <w:szCs w:val="28"/>
        </w:rPr>
        <w:t xml:space="preserve"> </w:t>
      </w:r>
      <w:proofErr w:type="spellStart"/>
      <w:r w:rsidRPr="00B97406">
        <w:rPr>
          <w:color w:val="000000"/>
          <w:szCs w:val="28"/>
        </w:rPr>
        <w:t>П</w:t>
      </w:r>
      <w:r>
        <w:rPr>
          <w:color w:val="000000"/>
          <w:szCs w:val="28"/>
        </w:rPr>
        <w:t>р</w:t>
      </w:r>
      <w:r w:rsidRPr="00B97406">
        <w:rPr>
          <w:color w:val="000000"/>
          <w:szCs w:val="28"/>
        </w:rPr>
        <w:t>О</w:t>
      </w:r>
      <w:proofErr w:type="spellEnd"/>
      <w:r w:rsidRPr="00B97406">
        <w:rPr>
          <w:color w:val="000000"/>
          <w:szCs w:val="28"/>
        </w:rPr>
        <w:t xml:space="preserve"> наблюдается омонимия, т.е. естественный идентификатор объекта не обладает уникальностью. </w:t>
      </w:r>
      <w:r>
        <w:rPr>
          <w:color w:val="000000"/>
          <w:szCs w:val="28"/>
        </w:rPr>
        <w:t>Н</w:t>
      </w:r>
      <w:r w:rsidRPr="00B97406">
        <w:rPr>
          <w:color w:val="000000"/>
          <w:szCs w:val="28"/>
        </w:rPr>
        <w:t>апример, среди студентов могут быть однофамильцы и полные тезки. В этом случае для обеспечения однозначной идентификации объектов необходимо использовать коды;</w:t>
      </w:r>
    </w:p>
    <w:p w14:paraId="2D531A94" w14:textId="77777777" w:rsidR="008C07FA" w:rsidRPr="00B97406" w:rsidRDefault="008C07FA" w:rsidP="00A4445A">
      <w:pPr>
        <w:rPr>
          <w:color w:val="000000"/>
          <w:szCs w:val="28"/>
        </w:rPr>
      </w:pPr>
      <w:r w:rsidRPr="00B97406">
        <w:rPr>
          <w:color w:val="000000"/>
          <w:szCs w:val="28"/>
        </w:rPr>
        <w:t>2) если объект участвует во многих связях, то для идентификации связи удобнее использовать короткий код объекта, чем длинный естественный идентификатор объекта;</w:t>
      </w:r>
    </w:p>
    <w:p w14:paraId="682F6047" w14:textId="77777777" w:rsidR="008C07FA" w:rsidRDefault="008C07FA" w:rsidP="00A4445A">
      <w:pPr>
        <w:rPr>
          <w:color w:val="000000"/>
          <w:szCs w:val="28"/>
        </w:rPr>
      </w:pPr>
      <w:r w:rsidRPr="00B97406">
        <w:rPr>
          <w:color w:val="000000"/>
          <w:szCs w:val="28"/>
        </w:rPr>
        <w:t>3) если естественный идентификатор может со временем изм</w:t>
      </w:r>
      <w:r>
        <w:rPr>
          <w:color w:val="000000"/>
          <w:szCs w:val="28"/>
        </w:rPr>
        <w:t xml:space="preserve">еняться, то при отсутствии кода </w:t>
      </w:r>
      <w:r w:rsidRPr="00B97406">
        <w:rPr>
          <w:color w:val="000000"/>
          <w:szCs w:val="28"/>
        </w:rPr>
        <w:t>это может вызвать много проблем, с поиском нужных сведений.</w:t>
      </w:r>
    </w:p>
    <w:p w14:paraId="7C8D6CB0" w14:textId="0BBC64F4" w:rsidR="008C07FA" w:rsidRDefault="008C07FA" w:rsidP="00492773">
      <w:pPr>
        <w:rPr>
          <w:color w:val="000000"/>
          <w:szCs w:val="28"/>
        </w:rPr>
      </w:pPr>
      <w:r>
        <w:rPr>
          <w:color w:val="000000"/>
          <w:szCs w:val="28"/>
        </w:rPr>
        <w:lastRenderedPageBreak/>
        <w:t xml:space="preserve">При выполнении задачи определения состава ДЛМ и построения схемы модели рекомендуется использовать метод, описанный </w:t>
      </w:r>
      <w:r>
        <w:rPr>
          <w:szCs w:val="28"/>
        </w:rPr>
        <w:t>в</w:t>
      </w:r>
      <w:r w:rsidRPr="00B94115">
        <w:rPr>
          <w:szCs w:val="28"/>
        </w:rPr>
        <w:t xml:space="preserve"> источнике [</w:t>
      </w:r>
      <w:r w:rsidR="00D651B9" w:rsidRPr="00D651B9">
        <w:rPr>
          <w:szCs w:val="28"/>
        </w:rPr>
        <w:t>2,</w:t>
      </w:r>
      <w:r>
        <w:rPr>
          <w:szCs w:val="28"/>
        </w:rPr>
        <w:t xml:space="preserve"> стр.174</w:t>
      </w:r>
      <w:r w:rsidRPr="00B94115">
        <w:rPr>
          <w:szCs w:val="28"/>
        </w:rPr>
        <w:t>]</w:t>
      </w:r>
      <w:r>
        <w:rPr>
          <w:szCs w:val="28"/>
        </w:rPr>
        <w:t xml:space="preserve">. Метод описан набором правил преобразования ИЛМ в ДЛМ и называется «Разработка проектирования реляционной БД на основе ИЛМ».  </w:t>
      </w:r>
    </w:p>
    <w:p w14:paraId="588FA787" w14:textId="68E6C3E4" w:rsidR="008C07FA" w:rsidRDefault="008C07FA" w:rsidP="008C07FA">
      <w:pPr>
        <w:rPr>
          <w:color w:val="000000"/>
          <w:szCs w:val="28"/>
        </w:rPr>
      </w:pPr>
      <w:r w:rsidRPr="00D15507">
        <w:rPr>
          <w:color w:val="000000"/>
          <w:szCs w:val="28"/>
        </w:rPr>
        <w:t>После проведения анализа ИЛМ и необходимых преобразований</w:t>
      </w:r>
      <w:r>
        <w:rPr>
          <w:color w:val="000000"/>
          <w:szCs w:val="28"/>
        </w:rPr>
        <w:t>,</w:t>
      </w:r>
      <w:r w:rsidRPr="00D15507">
        <w:rPr>
          <w:color w:val="000000"/>
          <w:szCs w:val="28"/>
        </w:rPr>
        <w:t xml:space="preserve"> определен состав БД. Описание состава представлено</w:t>
      </w:r>
      <w:r>
        <w:rPr>
          <w:color w:val="000000"/>
          <w:szCs w:val="28"/>
        </w:rPr>
        <w:t xml:space="preserve"> в таблицах </w:t>
      </w:r>
      <w:r w:rsidRPr="002D28D7">
        <w:rPr>
          <w:color w:val="000000"/>
          <w:szCs w:val="28"/>
        </w:rPr>
        <w:t>(</w:t>
      </w:r>
      <w:r w:rsidR="00D651B9">
        <w:rPr>
          <w:rFonts w:eastAsiaTheme="minorEastAsia"/>
          <w:lang w:eastAsia="zh-CN"/>
        </w:rPr>
        <w:t>таблица 4 - 15</w:t>
      </w:r>
      <w:r>
        <w:rPr>
          <w:color w:val="000000"/>
          <w:szCs w:val="28"/>
        </w:rPr>
        <w:t>).</w:t>
      </w:r>
    </w:p>
    <w:p w14:paraId="1A1ACF2C" w14:textId="77777777" w:rsidR="008C07FA" w:rsidRPr="00E45951" w:rsidRDefault="008C07FA" w:rsidP="008C07FA">
      <w:pPr>
        <w:rPr>
          <w:rFonts w:eastAsiaTheme="minorEastAsia"/>
          <w:color w:val="000000"/>
          <w:szCs w:val="28"/>
          <w:lang w:eastAsia="zh-CN"/>
        </w:rPr>
      </w:pPr>
      <w:r>
        <w:rPr>
          <w:rFonts w:eastAsiaTheme="minorEastAsia"/>
          <w:color w:val="000000"/>
          <w:szCs w:val="28"/>
          <w:lang w:eastAsia="zh-CN"/>
        </w:rPr>
        <w:t>Таблица</w:t>
      </w:r>
      <w:r w:rsidRPr="00E45951">
        <w:rPr>
          <w:rFonts w:eastAsiaTheme="minorEastAsia"/>
          <w:color w:val="000000"/>
          <w:szCs w:val="28"/>
          <w:lang w:eastAsia="zh-CN"/>
        </w:rPr>
        <w:t xml:space="preserve"> 4 – </w:t>
      </w:r>
      <w:r>
        <w:rPr>
          <w:rFonts w:eastAsiaTheme="minorEastAsia"/>
          <w:color w:val="000000"/>
          <w:szCs w:val="28"/>
          <w:lang w:eastAsia="zh-CN"/>
        </w:rPr>
        <w:t>описание</w:t>
      </w:r>
      <w:r w:rsidRPr="00E45951">
        <w:rPr>
          <w:rFonts w:eastAsiaTheme="minorEastAsia"/>
          <w:color w:val="000000"/>
          <w:szCs w:val="28"/>
          <w:lang w:eastAsia="zh-CN"/>
        </w:rPr>
        <w:t xml:space="preserve"> </w:t>
      </w:r>
      <w:r>
        <w:rPr>
          <w:rFonts w:eastAsiaTheme="minorEastAsia"/>
          <w:color w:val="000000"/>
          <w:szCs w:val="28"/>
          <w:lang w:eastAsia="zh-CN"/>
        </w:rPr>
        <w:t>отношения</w:t>
      </w:r>
      <w:r w:rsidRPr="00E45951">
        <w:rPr>
          <w:rFonts w:eastAsiaTheme="minorEastAsia"/>
          <w:color w:val="000000"/>
          <w:szCs w:val="28"/>
          <w:lang w:eastAsia="zh-CN"/>
        </w:rPr>
        <w:t xml:space="preserve"> «</w:t>
      </w:r>
      <w:r>
        <w:rPr>
          <w:rFonts w:eastAsiaTheme="minorEastAsia"/>
          <w:color w:val="000000"/>
          <w:szCs w:val="28"/>
          <w:lang w:val="en-US" w:eastAsia="zh-CN"/>
        </w:rPr>
        <w:t>TP</w:t>
      </w:r>
      <w:r w:rsidRPr="00E45951">
        <w:rPr>
          <w:rFonts w:eastAsiaTheme="minorEastAsia"/>
          <w:color w:val="000000"/>
          <w:szCs w:val="28"/>
          <w:lang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2C22E226"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118A7865"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08397105"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1EB17462"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18CA837C" w14:textId="77777777" w:rsidR="008C07FA" w:rsidRDefault="008C07FA" w:rsidP="008053E3">
            <w:pPr>
              <w:pStyle w:val="afd"/>
              <w:spacing w:line="360" w:lineRule="auto"/>
              <w:jc w:val="center"/>
              <w:rPr>
                <w:b/>
              </w:rPr>
            </w:pPr>
            <w:r>
              <w:rPr>
                <w:b/>
              </w:rPr>
              <w:t>Тип ключа</w:t>
            </w:r>
          </w:p>
        </w:tc>
      </w:tr>
      <w:tr w:rsidR="008C07FA" w14:paraId="2EDA71C9"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514A84D3" w14:textId="77777777" w:rsidR="008C07FA" w:rsidRDefault="008C07FA" w:rsidP="009078C4">
            <w:pPr>
              <w:pStyle w:val="afd"/>
              <w:numPr>
                <w:ilvl w:val="0"/>
                <w:numId w:val="12"/>
              </w:numPr>
              <w:spacing w:line="360" w:lineRule="auto"/>
              <w:jc w:val="center"/>
            </w:pPr>
          </w:p>
        </w:tc>
        <w:tc>
          <w:tcPr>
            <w:tcW w:w="3543" w:type="dxa"/>
            <w:tcBorders>
              <w:top w:val="single" w:sz="4" w:space="0" w:color="auto"/>
              <w:left w:val="single" w:sz="4" w:space="0" w:color="auto"/>
              <w:bottom w:val="single" w:sz="4" w:space="0" w:color="auto"/>
              <w:right w:val="single" w:sz="4" w:space="0" w:color="auto"/>
            </w:tcBorders>
            <w:hideMark/>
          </w:tcPr>
          <w:p w14:paraId="32D67542" w14:textId="77777777" w:rsidR="008C07FA" w:rsidRDefault="008C07FA" w:rsidP="008053E3">
            <w:r w:rsidRPr="003F2BA2">
              <w:t>ID_TP</w:t>
            </w:r>
          </w:p>
        </w:tc>
        <w:tc>
          <w:tcPr>
            <w:tcW w:w="2925" w:type="dxa"/>
            <w:tcBorders>
              <w:top w:val="single" w:sz="4" w:space="0" w:color="auto"/>
              <w:left w:val="single" w:sz="4" w:space="0" w:color="auto"/>
              <w:bottom w:val="single" w:sz="4" w:space="0" w:color="auto"/>
              <w:right w:val="single" w:sz="4" w:space="0" w:color="auto"/>
            </w:tcBorders>
            <w:hideMark/>
          </w:tcPr>
          <w:p w14:paraId="685D4050"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5C792702" w14:textId="46C868C4" w:rsidR="008C07FA" w:rsidRDefault="00A716D0" w:rsidP="008053E3">
            <w:r>
              <w:t>первичный</w:t>
            </w:r>
          </w:p>
        </w:tc>
      </w:tr>
      <w:tr w:rsidR="008C07FA" w14:paraId="6EB25603"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0D4C01BE" w14:textId="77777777" w:rsidR="008C07FA" w:rsidRDefault="008C07FA" w:rsidP="009078C4">
            <w:pPr>
              <w:pStyle w:val="afd"/>
              <w:numPr>
                <w:ilvl w:val="0"/>
                <w:numId w:val="12"/>
              </w:numPr>
              <w:spacing w:line="360" w:lineRule="auto"/>
              <w:jc w:val="center"/>
            </w:pPr>
          </w:p>
        </w:tc>
        <w:tc>
          <w:tcPr>
            <w:tcW w:w="3543" w:type="dxa"/>
            <w:tcBorders>
              <w:top w:val="single" w:sz="4" w:space="0" w:color="auto"/>
              <w:left w:val="single" w:sz="4" w:space="0" w:color="auto"/>
              <w:bottom w:val="single" w:sz="4" w:space="0" w:color="auto"/>
              <w:right w:val="single" w:sz="4" w:space="0" w:color="auto"/>
            </w:tcBorders>
            <w:hideMark/>
          </w:tcPr>
          <w:p w14:paraId="37EB81B5" w14:textId="77777777" w:rsidR="008C07FA" w:rsidRDefault="008C07FA" w:rsidP="008053E3">
            <w:proofErr w:type="spellStart"/>
            <w:r w:rsidRPr="003F2BA2">
              <w:t>location</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60DBD29F" w14:textId="77777777" w:rsidR="008C07FA"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hideMark/>
          </w:tcPr>
          <w:p w14:paraId="6C2BFDBE" w14:textId="77777777" w:rsidR="008C07FA" w:rsidRDefault="008C07FA" w:rsidP="008053E3"/>
        </w:tc>
      </w:tr>
    </w:tbl>
    <w:p w14:paraId="4D93B47F" w14:textId="77777777" w:rsidR="008C07FA" w:rsidRPr="009C6B00" w:rsidRDefault="008C07FA" w:rsidP="008C07FA">
      <w:pPr>
        <w:rPr>
          <w:rFonts w:eastAsiaTheme="minorEastAsia"/>
          <w:color w:val="000000"/>
          <w:szCs w:val="28"/>
          <w:lang w:val="en-US" w:eastAsia="zh-CN"/>
        </w:rPr>
      </w:pPr>
      <w:r>
        <w:rPr>
          <w:rFonts w:eastAsiaTheme="minorEastAsia"/>
          <w:color w:val="000000"/>
          <w:szCs w:val="28"/>
          <w:lang w:eastAsia="zh-CN"/>
        </w:rPr>
        <w:t>Таблица</w:t>
      </w:r>
      <w:r w:rsidRPr="009C6B00">
        <w:rPr>
          <w:rFonts w:eastAsiaTheme="minorEastAsia"/>
          <w:color w:val="000000"/>
          <w:szCs w:val="28"/>
          <w:lang w:val="en-US" w:eastAsia="zh-CN"/>
        </w:rPr>
        <w:t xml:space="preserve"> </w:t>
      </w:r>
      <w:r>
        <w:rPr>
          <w:rFonts w:eastAsiaTheme="minorEastAsia"/>
          <w:color w:val="000000"/>
          <w:szCs w:val="28"/>
          <w:lang w:val="en-US" w:eastAsia="zh-CN"/>
        </w:rPr>
        <w:t>5</w:t>
      </w:r>
      <w:r w:rsidRPr="009C6B00">
        <w:rPr>
          <w:rFonts w:eastAsiaTheme="minorEastAsia"/>
          <w:color w:val="000000"/>
          <w:szCs w:val="28"/>
          <w:lang w:val="en-US" w:eastAsia="zh-CN"/>
        </w:rPr>
        <w:t xml:space="preserve"> – </w:t>
      </w:r>
      <w:r>
        <w:rPr>
          <w:rFonts w:eastAsiaTheme="minorEastAsia"/>
          <w:color w:val="000000"/>
          <w:szCs w:val="28"/>
          <w:lang w:eastAsia="zh-CN"/>
        </w:rPr>
        <w:t>описание</w:t>
      </w:r>
      <w:r w:rsidRPr="009C6B00">
        <w:rPr>
          <w:rFonts w:eastAsiaTheme="minorEastAsia"/>
          <w:color w:val="000000"/>
          <w:szCs w:val="28"/>
          <w:lang w:val="en-US" w:eastAsia="zh-CN"/>
        </w:rPr>
        <w:t xml:space="preserve"> </w:t>
      </w:r>
      <w:r>
        <w:rPr>
          <w:rFonts w:eastAsiaTheme="minorEastAsia"/>
          <w:color w:val="000000"/>
          <w:szCs w:val="28"/>
          <w:lang w:eastAsia="zh-CN"/>
        </w:rPr>
        <w:t>отношения</w:t>
      </w:r>
      <w:r w:rsidRPr="009C6B00">
        <w:rPr>
          <w:rFonts w:eastAsiaTheme="minorEastAsia"/>
          <w:color w:val="000000"/>
          <w:szCs w:val="28"/>
          <w:lang w:val="en-US" w:eastAsia="zh-CN"/>
        </w:rPr>
        <w:t xml:space="preserve"> «</w:t>
      </w:r>
      <w:r>
        <w:rPr>
          <w:rFonts w:eastAsiaTheme="minorEastAsia"/>
          <w:color w:val="000000"/>
          <w:szCs w:val="28"/>
          <w:lang w:val="en-US" w:eastAsia="zh-CN"/>
        </w:rPr>
        <w:t>manager</w:t>
      </w:r>
      <w:r w:rsidRPr="009C6B00">
        <w:rPr>
          <w:rFonts w:eastAsiaTheme="minorEastAsia"/>
          <w:color w:val="000000"/>
          <w:szCs w:val="28"/>
          <w:lang w:val="en-US"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56D0F0DE"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36803A37"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70460DCB"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4A8C1F54"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7C9AB9A5" w14:textId="77777777" w:rsidR="008C07FA" w:rsidRDefault="008C07FA" w:rsidP="008053E3">
            <w:pPr>
              <w:pStyle w:val="afd"/>
              <w:spacing w:line="360" w:lineRule="auto"/>
              <w:jc w:val="center"/>
              <w:rPr>
                <w:b/>
              </w:rPr>
            </w:pPr>
            <w:r>
              <w:rPr>
                <w:b/>
              </w:rPr>
              <w:t>Тип ключа</w:t>
            </w:r>
          </w:p>
        </w:tc>
      </w:tr>
      <w:tr w:rsidR="008C07FA" w14:paraId="2B0037D9"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28B54D4A"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4E62E527" w14:textId="77777777" w:rsidR="008C07FA" w:rsidRDefault="008C07FA" w:rsidP="008053E3">
            <w:proofErr w:type="spellStart"/>
            <w:r w:rsidRPr="003F2BA2">
              <w:t>ID_manager</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42FDD7C5"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1F4B68CD" w14:textId="5D773E84" w:rsidR="008C07FA" w:rsidRDefault="00A716D0" w:rsidP="008053E3">
            <w:r>
              <w:t>первичный</w:t>
            </w:r>
          </w:p>
        </w:tc>
      </w:tr>
      <w:tr w:rsidR="008C07FA" w14:paraId="09A2181C"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426B3C39"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26F23FFC" w14:textId="77777777" w:rsidR="008C07FA" w:rsidRDefault="008C07FA" w:rsidP="008053E3">
            <w:proofErr w:type="spellStart"/>
            <w:r w:rsidRPr="003F2BA2">
              <w:t>name</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368D61E4" w14:textId="77777777" w:rsidR="008C07FA"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hideMark/>
          </w:tcPr>
          <w:p w14:paraId="68F13C45" w14:textId="77777777" w:rsidR="008C07FA" w:rsidRDefault="008C07FA" w:rsidP="008053E3"/>
        </w:tc>
      </w:tr>
    </w:tbl>
    <w:p w14:paraId="14AB8D58" w14:textId="77777777" w:rsidR="008C07FA" w:rsidRPr="009C6B00" w:rsidRDefault="008C07FA" w:rsidP="008C07FA">
      <w:pPr>
        <w:rPr>
          <w:rFonts w:eastAsiaTheme="minorEastAsia"/>
          <w:color w:val="000000"/>
          <w:szCs w:val="28"/>
          <w:lang w:val="en-US" w:eastAsia="zh-CN"/>
        </w:rPr>
      </w:pPr>
      <w:r>
        <w:rPr>
          <w:rFonts w:eastAsiaTheme="minorEastAsia"/>
          <w:color w:val="000000"/>
          <w:szCs w:val="28"/>
          <w:lang w:eastAsia="zh-CN"/>
        </w:rPr>
        <w:t>Таблица</w:t>
      </w:r>
      <w:r w:rsidRPr="009C6B00">
        <w:rPr>
          <w:rFonts w:eastAsiaTheme="minorEastAsia"/>
          <w:color w:val="000000"/>
          <w:szCs w:val="28"/>
          <w:lang w:val="en-US" w:eastAsia="zh-CN"/>
        </w:rPr>
        <w:t xml:space="preserve"> </w:t>
      </w:r>
      <w:r>
        <w:rPr>
          <w:rFonts w:eastAsiaTheme="minorEastAsia"/>
          <w:color w:val="000000"/>
          <w:szCs w:val="28"/>
          <w:lang w:val="en-US" w:eastAsia="zh-CN"/>
        </w:rPr>
        <w:t>6</w:t>
      </w:r>
      <w:r w:rsidRPr="009C6B00">
        <w:rPr>
          <w:rFonts w:eastAsiaTheme="minorEastAsia"/>
          <w:color w:val="000000"/>
          <w:szCs w:val="28"/>
          <w:lang w:val="en-US" w:eastAsia="zh-CN"/>
        </w:rPr>
        <w:t xml:space="preserve"> – </w:t>
      </w:r>
      <w:r>
        <w:rPr>
          <w:rFonts w:eastAsiaTheme="minorEastAsia"/>
          <w:color w:val="000000"/>
          <w:szCs w:val="28"/>
          <w:lang w:eastAsia="zh-CN"/>
        </w:rPr>
        <w:t>описание</w:t>
      </w:r>
      <w:r w:rsidRPr="009C6B00">
        <w:rPr>
          <w:rFonts w:eastAsiaTheme="minorEastAsia"/>
          <w:color w:val="000000"/>
          <w:szCs w:val="28"/>
          <w:lang w:val="en-US" w:eastAsia="zh-CN"/>
        </w:rPr>
        <w:t xml:space="preserve"> </w:t>
      </w:r>
      <w:r>
        <w:rPr>
          <w:rFonts w:eastAsiaTheme="minorEastAsia"/>
          <w:color w:val="000000"/>
          <w:szCs w:val="28"/>
          <w:lang w:eastAsia="zh-CN"/>
        </w:rPr>
        <w:t>отношения</w:t>
      </w:r>
      <w:r w:rsidRPr="009C6B00">
        <w:rPr>
          <w:rFonts w:eastAsiaTheme="minorEastAsia"/>
          <w:color w:val="000000"/>
          <w:szCs w:val="28"/>
          <w:lang w:val="en-US" w:eastAsia="zh-CN"/>
        </w:rPr>
        <w:t xml:space="preserve"> «</w:t>
      </w:r>
      <w:r>
        <w:rPr>
          <w:rFonts w:eastAsiaTheme="minorEastAsia"/>
          <w:color w:val="000000"/>
          <w:szCs w:val="28"/>
          <w:lang w:val="en-US" w:eastAsia="zh-CN"/>
        </w:rPr>
        <w:t>inspector</w:t>
      </w:r>
      <w:r w:rsidRPr="009C6B00">
        <w:rPr>
          <w:rFonts w:eastAsiaTheme="minorEastAsia"/>
          <w:color w:val="000000"/>
          <w:szCs w:val="28"/>
          <w:lang w:val="en-US"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2C7FB786"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145A25BD"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6166830C"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34BE56D3"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0515B2F9" w14:textId="77777777" w:rsidR="008C07FA" w:rsidRDefault="008C07FA" w:rsidP="008053E3">
            <w:pPr>
              <w:pStyle w:val="afd"/>
              <w:spacing w:line="360" w:lineRule="auto"/>
              <w:jc w:val="center"/>
              <w:rPr>
                <w:b/>
              </w:rPr>
            </w:pPr>
            <w:r>
              <w:rPr>
                <w:b/>
              </w:rPr>
              <w:t>Тип ключа</w:t>
            </w:r>
          </w:p>
        </w:tc>
      </w:tr>
      <w:tr w:rsidR="008C07FA" w14:paraId="6DDEF34A"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3AB06AF1"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1D038289" w14:textId="77777777" w:rsidR="008C07FA" w:rsidRDefault="008C07FA" w:rsidP="008053E3">
            <w:proofErr w:type="spellStart"/>
            <w:r w:rsidRPr="00DF19A6">
              <w:t>ID_inspector</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2AB37339"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4158270D" w14:textId="486F085D" w:rsidR="008C07FA" w:rsidRDefault="00A716D0" w:rsidP="008053E3">
            <w:r>
              <w:t>первичный</w:t>
            </w:r>
          </w:p>
        </w:tc>
      </w:tr>
      <w:tr w:rsidR="008C07FA" w14:paraId="0AFC4FDB"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D28485C"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2D6CA93F" w14:textId="77777777" w:rsidR="008C07FA" w:rsidRDefault="008C07FA" w:rsidP="008053E3">
            <w:proofErr w:type="spellStart"/>
            <w:r w:rsidRPr="003F2BA2">
              <w:t>name</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3CA595BA" w14:textId="77777777" w:rsidR="008C07FA"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hideMark/>
          </w:tcPr>
          <w:p w14:paraId="376DD11E" w14:textId="77777777" w:rsidR="008C07FA" w:rsidRDefault="008C07FA" w:rsidP="008053E3">
            <w:pPr>
              <w:ind w:firstLine="0"/>
            </w:pPr>
          </w:p>
        </w:tc>
      </w:tr>
      <w:tr w:rsidR="008C07FA" w14:paraId="5D829958"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0C9043E0"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1588AE83" w14:textId="77777777" w:rsidR="008C07FA" w:rsidRPr="003F2BA2" w:rsidRDefault="008C07FA" w:rsidP="008053E3">
            <w:r w:rsidRPr="00DF19A6">
              <w:t>ID_TP</w:t>
            </w:r>
          </w:p>
        </w:tc>
        <w:tc>
          <w:tcPr>
            <w:tcW w:w="2925" w:type="dxa"/>
            <w:tcBorders>
              <w:top w:val="single" w:sz="4" w:space="0" w:color="auto"/>
              <w:left w:val="single" w:sz="4" w:space="0" w:color="auto"/>
              <w:bottom w:val="single" w:sz="4" w:space="0" w:color="auto"/>
              <w:right w:val="single" w:sz="4" w:space="0" w:color="auto"/>
            </w:tcBorders>
          </w:tcPr>
          <w:p w14:paraId="379B8BAA" w14:textId="77777777" w:rsidR="008C07FA" w:rsidRPr="003F2BA2" w:rsidRDefault="008C07FA" w:rsidP="008053E3">
            <w:pPr>
              <w:rPr>
                <w:lang w:val="en-US"/>
              </w:rPr>
            </w:pPr>
            <w:r w:rsidRPr="00DF19A6">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6549DBD0" w14:textId="7725819D" w:rsidR="008C07FA" w:rsidRDefault="00A716D0" w:rsidP="00A716D0">
            <w:pPr>
              <w:ind w:firstLine="0"/>
              <w:jc w:val="center"/>
            </w:pPr>
            <w:r>
              <w:t>внешний</w:t>
            </w:r>
          </w:p>
        </w:tc>
      </w:tr>
    </w:tbl>
    <w:p w14:paraId="52EB6987" w14:textId="77777777" w:rsidR="008C07FA" w:rsidRPr="009C6B00" w:rsidRDefault="008C07FA" w:rsidP="008C07FA">
      <w:pPr>
        <w:rPr>
          <w:rFonts w:eastAsiaTheme="minorEastAsia"/>
          <w:color w:val="000000"/>
          <w:szCs w:val="28"/>
          <w:lang w:val="en-US" w:eastAsia="zh-CN"/>
        </w:rPr>
      </w:pPr>
      <w:r>
        <w:rPr>
          <w:rFonts w:eastAsiaTheme="minorEastAsia"/>
          <w:color w:val="000000"/>
          <w:szCs w:val="28"/>
          <w:lang w:eastAsia="zh-CN"/>
        </w:rPr>
        <w:t>Таблица</w:t>
      </w:r>
      <w:r w:rsidRPr="009C6B00">
        <w:rPr>
          <w:rFonts w:eastAsiaTheme="minorEastAsia"/>
          <w:color w:val="000000"/>
          <w:szCs w:val="28"/>
          <w:lang w:val="en-US" w:eastAsia="zh-CN"/>
        </w:rPr>
        <w:t xml:space="preserve"> </w:t>
      </w:r>
      <w:r>
        <w:rPr>
          <w:rFonts w:eastAsiaTheme="minorEastAsia"/>
          <w:color w:val="000000"/>
          <w:szCs w:val="28"/>
          <w:lang w:val="en-US" w:eastAsia="zh-CN"/>
        </w:rPr>
        <w:t>7</w:t>
      </w:r>
      <w:r w:rsidRPr="009C6B00">
        <w:rPr>
          <w:rFonts w:eastAsiaTheme="minorEastAsia"/>
          <w:color w:val="000000"/>
          <w:szCs w:val="28"/>
          <w:lang w:val="en-US" w:eastAsia="zh-CN"/>
        </w:rPr>
        <w:t xml:space="preserve"> – </w:t>
      </w:r>
      <w:r>
        <w:rPr>
          <w:rFonts w:eastAsiaTheme="minorEastAsia"/>
          <w:color w:val="000000"/>
          <w:szCs w:val="28"/>
          <w:lang w:eastAsia="zh-CN"/>
        </w:rPr>
        <w:t>описание</w:t>
      </w:r>
      <w:r w:rsidRPr="009C6B00">
        <w:rPr>
          <w:rFonts w:eastAsiaTheme="minorEastAsia"/>
          <w:color w:val="000000"/>
          <w:szCs w:val="28"/>
          <w:lang w:val="en-US" w:eastAsia="zh-CN"/>
        </w:rPr>
        <w:t xml:space="preserve"> </w:t>
      </w:r>
      <w:r>
        <w:rPr>
          <w:rFonts w:eastAsiaTheme="minorEastAsia"/>
          <w:color w:val="000000"/>
          <w:szCs w:val="28"/>
          <w:lang w:eastAsia="zh-CN"/>
        </w:rPr>
        <w:t>отношения</w:t>
      </w:r>
      <w:r w:rsidRPr="009C6B00">
        <w:rPr>
          <w:rFonts w:eastAsiaTheme="minorEastAsia"/>
          <w:color w:val="000000"/>
          <w:szCs w:val="28"/>
          <w:lang w:val="en-US" w:eastAsia="zh-CN"/>
        </w:rPr>
        <w:t xml:space="preserve"> «</w:t>
      </w:r>
      <w:r>
        <w:rPr>
          <w:rFonts w:eastAsiaTheme="minorEastAsia"/>
          <w:color w:val="000000"/>
          <w:szCs w:val="28"/>
          <w:lang w:val="en-US" w:eastAsia="zh-CN"/>
        </w:rPr>
        <w:t>EN</w:t>
      </w:r>
      <w:r w:rsidRPr="009C6B00">
        <w:rPr>
          <w:rFonts w:eastAsiaTheme="minorEastAsia"/>
          <w:color w:val="000000"/>
          <w:szCs w:val="28"/>
          <w:lang w:val="en-US"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649D8F26"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2C3C4712"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1F7F4E04"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71E0A613"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525010B3" w14:textId="77777777" w:rsidR="008C07FA" w:rsidRDefault="008C07FA" w:rsidP="008053E3">
            <w:pPr>
              <w:pStyle w:val="afd"/>
              <w:spacing w:line="360" w:lineRule="auto"/>
              <w:jc w:val="center"/>
              <w:rPr>
                <w:b/>
              </w:rPr>
            </w:pPr>
            <w:r>
              <w:rPr>
                <w:b/>
              </w:rPr>
              <w:t>Тип ключа</w:t>
            </w:r>
          </w:p>
        </w:tc>
      </w:tr>
      <w:tr w:rsidR="008C07FA" w14:paraId="69375BB3"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0B8982C5"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356A6A80" w14:textId="77777777" w:rsidR="008C07FA" w:rsidRDefault="008C07FA" w:rsidP="00371E10">
            <w:pPr>
              <w:jc w:val="left"/>
            </w:pPr>
            <w:r w:rsidRPr="00DF19A6">
              <w:t>ID_EN</w:t>
            </w:r>
          </w:p>
        </w:tc>
        <w:tc>
          <w:tcPr>
            <w:tcW w:w="2925" w:type="dxa"/>
            <w:tcBorders>
              <w:top w:val="single" w:sz="4" w:space="0" w:color="auto"/>
              <w:left w:val="single" w:sz="4" w:space="0" w:color="auto"/>
              <w:bottom w:val="single" w:sz="4" w:space="0" w:color="auto"/>
              <w:right w:val="single" w:sz="4" w:space="0" w:color="auto"/>
            </w:tcBorders>
            <w:hideMark/>
          </w:tcPr>
          <w:p w14:paraId="4E848D69" w14:textId="77777777" w:rsidR="008C07FA" w:rsidRDefault="008C07FA" w:rsidP="00371E10">
            <w:pPr>
              <w:jc w:val="left"/>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4E31D7F9" w14:textId="42F94843" w:rsidR="008C07FA" w:rsidRDefault="00A716D0" w:rsidP="00371E10">
            <w:pPr>
              <w:jc w:val="left"/>
            </w:pPr>
            <w:r>
              <w:t>Первичный</w:t>
            </w:r>
          </w:p>
        </w:tc>
      </w:tr>
      <w:tr w:rsidR="008C07FA" w14:paraId="51831164"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0BC5BF9E"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3C54BEDB" w14:textId="77777777" w:rsidR="008C07FA" w:rsidRDefault="008C07FA" w:rsidP="00371E10">
            <w:pPr>
              <w:jc w:val="left"/>
            </w:pPr>
            <w:proofErr w:type="spellStart"/>
            <w:r w:rsidRPr="00DF19A6">
              <w:t>ID_application</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1A2AA2B7" w14:textId="77777777" w:rsidR="008C07FA" w:rsidRDefault="008C07FA" w:rsidP="00371E10">
            <w:pPr>
              <w:jc w:val="left"/>
              <w:rPr>
                <w:lang w:val="en-US"/>
              </w:rPr>
            </w:pPr>
            <w:r w:rsidRPr="00DF19A6">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70B10112" w14:textId="60403BCB" w:rsidR="008C07FA" w:rsidRDefault="00A716D0" w:rsidP="00371E10">
            <w:pPr>
              <w:jc w:val="left"/>
            </w:pPr>
            <w:r>
              <w:t>внешний</w:t>
            </w:r>
          </w:p>
        </w:tc>
      </w:tr>
      <w:tr w:rsidR="008C07FA" w14:paraId="43CFA737"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2C3EFAED"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072D2886" w14:textId="77777777" w:rsidR="008C07FA" w:rsidRPr="003F2BA2" w:rsidRDefault="008C07FA" w:rsidP="00371E10">
            <w:pPr>
              <w:jc w:val="left"/>
            </w:pPr>
            <w:proofErr w:type="spellStart"/>
            <w:r w:rsidRPr="00DF19A6">
              <w:t>ID_cargo</w:t>
            </w:r>
            <w:proofErr w:type="spellEnd"/>
          </w:p>
        </w:tc>
        <w:tc>
          <w:tcPr>
            <w:tcW w:w="2925" w:type="dxa"/>
            <w:tcBorders>
              <w:top w:val="single" w:sz="4" w:space="0" w:color="auto"/>
              <w:left w:val="single" w:sz="4" w:space="0" w:color="auto"/>
              <w:bottom w:val="single" w:sz="4" w:space="0" w:color="auto"/>
              <w:right w:val="single" w:sz="4" w:space="0" w:color="auto"/>
            </w:tcBorders>
          </w:tcPr>
          <w:p w14:paraId="6A7848A9" w14:textId="77777777" w:rsidR="008C07FA" w:rsidRPr="003F2BA2" w:rsidRDefault="008C07FA" w:rsidP="00371E10">
            <w:pPr>
              <w:jc w:val="left"/>
              <w:rPr>
                <w:lang w:val="en-US"/>
              </w:rPr>
            </w:pPr>
            <w:r w:rsidRPr="00DF19A6">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23886D23" w14:textId="224354F0" w:rsidR="008C07FA" w:rsidRDefault="00A716D0" w:rsidP="00371E10">
            <w:pPr>
              <w:jc w:val="left"/>
            </w:pPr>
            <w:r>
              <w:t>внешний</w:t>
            </w:r>
          </w:p>
        </w:tc>
      </w:tr>
      <w:tr w:rsidR="008C07FA" w14:paraId="606B8C60"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04EB81C" w14:textId="77777777" w:rsidR="008C07FA" w:rsidRDefault="008C07FA" w:rsidP="008053E3">
            <w:pPr>
              <w:pStyle w:val="afd"/>
              <w:spacing w:line="360" w:lineRule="auto"/>
              <w:ind w:left="360" w:firstLine="0"/>
              <w:jc w:val="center"/>
              <w:rPr>
                <w:lang w:val="en-US"/>
              </w:rPr>
            </w:pPr>
            <w:r>
              <w:rPr>
                <w:lang w:val="en-US"/>
              </w:rPr>
              <w:t>4.</w:t>
            </w:r>
          </w:p>
        </w:tc>
        <w:tc>
          <w:tcPr>
            <w:tcW w:w="3543" w:type="dxa"/>
            <w:tcBorders>
              <w:top w:val="single" w:sz="4" w:space="0" w:color="auto"/>
              <w:left w:val="single" w:sz="4" w:space="0" w:color="auto"/>
              <w:bottom w:val="single" w:sz="4" w:space="0" w:color="auto"/>
              <w:right w:val="single" w:sz="4" w:space="0" w:color="auto"/>
            </w:tcBorders>
          </w:tcPr>
          <w:p w14:paraId="36F9B675" w14:textId="77777777" w:rsidR="008C07FA" w:rsidRPr="00DF19A6" w:rsidRDefault="008C07FA" w:rsidP="00371E10">
            <w:pPr>
              <w:jc w:val="left"/>
            </w:pPr>
            <w:r w:rsidRPr="00DF19A6">
              <w:t>ID_TP</w:t>
            </w:r>
          </w:p>
        </w:tc>
        <w:tc>
          <w:tcPr>
            <w:tcW w:w="2925" w:type="dxa"/>
            <w:tcBorders>
              <w:top w:val="single" w:sz="4" w:space="0" w:color="auto"/>
              <w:left w:val="single" w:sz="4" w:space="0" w:color="auto"/>
              <w:bottom w:val="single" w:sz="4" w:space="0" w:color="auto"/>
              <w:right w:val="single" w:sz="4" w:space="0" w:color="auto"/>
            </w:tcBorders>
          </w:tcPr>
          <w:p w14:paraId="24D96765" w14:textId="77777777" w:rsidR="008C07FA" w:rsidRPr="00DF19A6" w:rsidRDefault="008C07FA" w:rsidP="00371E10">
            <w:pPr>
              <w:jc w:val="left"/>
              <w:rPr>
                <w:lang w:val="en-US"/>
              </w:rPr>
            </w:pPr>
            <w:r w:rsidRPr="00DF19A6">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43604CB5" w14:textId="7D193F9E" w:rsidR="008C07FA" w:rsidRDefault="00A716D0" w:rsidP="00371E10">
            <w:pPr>
              <w:ind w:firstLine="708"/>
              <w:jc w:val="left"/>
            </w:pPr>
            <w:r>
              <w:t>внешний</w:t>
            </w:r>
          </w:p>
        </w:tc>
      </w:tr>
      <w:tr w:rsidR="008C07FA" w14:paraId="1EFEED3C"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8F529CD" w14:textId="77777777" w:rsidR="008C07FA" w:rsidRDefault="008C07FA" w:rsidP="008053E3">
            <w:pPr>
              <w:pStyle w:val="afd"/>
              <w:spacing w:line="360" w:lineRule="auto"/>
              <w:ind w:left="360" w:firstLine="0"/>
              <w:jc w:val="center"/>
              <w:rPr>
                <w:lang w:val="en-US"/>
              </w:rPr>
            </w:pPr>
            <w:r>
              <w:rPr>
                <w:lang w:val="en-US"/>
              </w:rPr>
              <w:t>5.</w:t>
            </w:r>
          </w:p>
        </w:tc>
        <w:tc>
          <w:tcPr>
            <w:tcW w:w="3543" w:type="dxa"/>
            <w:tcBorders>
              <w:top w:val="single" w:sz="4" w:space="0" w:color="auto"/>
              <w:left w:val="single" w:sz="4" w:space="0" w:color="auto"/>
              <w:bottom w:val="single" w:sz="4" w:space="0" w:color="auto"/>
              <w:right w:val="single" w:sz="4" w:space="0" w:color="auto"/>
            </w:tcBorders>
          </w:tcPr>
          <w:p w14:paraId="105158AB" w14:textId="77777777" w:rsidR="008C07FA" w:rsidRPr="00DF19A6" w:rsidRDefault="008C07FA" w:rsidP="00371E10">
            <w:pPr>
              <w:jc w:val="left"/>
            </w:pPr>
            <w:proofErr w:type="spellStart"/>
            <w:r w:rsidRPr="00DF19A6">
              <w:t>ID_agent</w:t>
            </w:r>
            <w:proofErr w:type="spellEnd"/>
          </w:p>
        </w:tc>
        <w:tc>
          <w:tcPr>
            <w:tcW w:w="2925" w:type="dxa"/>
            <w:tcBorders>
              <w:top w:val="single" w:sz="4" w:space="0" w:color="auto"/>
              <w:left w:val="single" w:sz="4" w:space="0" w:color="auto"/>
              <w:bottom w:val="single" w:sz="4" w:space="0" w:color="auto"/>
              <w:right w:val="single" w:sz="4" w:space="0" w:color="auto"/>
            </w:tcBorders>
          </w:tcPr>
          <w:p w14:paraId="1BC35EA2" w14:textId="77777777" w:rsidR="008C07FA" w:rsidRPr="00DF19A6" w:rsidRDefault="008C07FA" w:rsidP="00371E10">
            <w:pPr>
              <w:jc w:val="left"/>
              <w:rPr>
                <w:lang w:val="en-US"/>
              </w:rPr>
            </w:pPr>
            <w:r w:rsidRPr="00DF19A6">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31121D68" w14:textId="4CAA7CD2" w:rsidR="008C07FA" w:rsidRDefault="00A716D0" w:rsidP="00371E10">
            <w:pPr>
              <w:jc w:val="left"/>
            </w:pPr>
            <w:r>
              <w:t>внешний</w:t>
            </w:r>
          </w:p>
        </w:tc>
      </w:tr>
      <w:tr w:rsidR="008C07FA" w14:paraId="2C572A6D"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34DFD118" w14:textId="77777777" w:rsidR="008C07FA" w:rsidRDefault="008C07FA" w:rsidP="008053E3">
            <w:pPr>
              <w:pStyle w:val="afd"/>
              <w:spacing w:line="360" w:lineRule="auto"/>
              <w:ind w:left="360" w:firstLine="0"/>
              <w:jc w:val="center"/>
              <w:rPr>
                <w:lang w:val="en-US"/>
              </w:rPr>
            </w:pPr>
            <w:r>
              <w:rPr>
                <w:lang w:val="en-US"/>
              </w:rPr>
              <w:t>6.</w:t>
            </w:r>
          </w:p>
        </w:tc>
        <w:tc>
          <w:tcPr>
            <w:tcW w:w="3543" w:type="dxa"/>
            <w:tcBorders>
              <w:top w:val="single" w:sz="4" w:space="0" w:color="auto"/>
              <w:left w:val="single" w:sz="4" w:space="0" w:color="auto"/>
              <w:bottom w:val="single" w:sz="4" w:space="0" w:color="auto"/>
              <w:right w:val="single" w:sz="4" w:space="0" w:color="auto"/>
            </w:tcBorders>
          </w:tcPr>
          <w:p w14:paraId="09654556" w14:textId="77777777" w:rsidR="008C07FA" w:rsidRPr="00DF19A6" w:rsidRDefault="008C07FA" w:rsidP="008053E3">
            <w:proofErr w:type="spellStart"/>
            <w:r w:rsidRPr="00DF19A6">
              <w:t>ID_prev_EN</w:t>
            </w:r>
            <w:proofErr w:type="spellEnd"/>
          </w:p>
        </w:tc>
        <w:tc>
          <w:tcPr>
            <w:tcW w:w="2925" w:type="dxa"/>
            <w:tcBorders>
              <w:top w:val="single" w:sz="4" w:space="0" w:color="auto"/>
              <w:left w:val="single" w:sz="4" w:space="0" w:color="auto"/>
              <w:bottom w:val="single" w:sz="4" w:space="0" w:color="auto"/>
              <w:right w:val="single" w:sz="4" w:space="0" w:color="auto"/>
            </w:tcBorders>
          </w:tcPr>
          <w:p w14:paraId="0D21AFE3" w14:textId="77777777" w:rsidR="008C07FA" w:rsidRPr="00DF19A6" w:rsidRDefault="008C07FA" w:rsidP="008053E3">
            <w:pPr>
              <w:rPr>
                <w:lang w:val="en-US"/>
              </w:rPr>
            </w:pPr>
            <w:r w:rsidRPr="00DF19A6">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6065616B" w14:textId="438357D6" w:rsidR="008C07FA" w:rsidRDefault="00A716D0" w:rsidP="00371E10">
            <w:r>
              <w:t>внешний</w:t>
            </w:r>
          </w:p>
        </w:tc>
      </w:tr>
    </w:tbl>
    <w:p w14:paraId="06042D79" w14:textId="100E892A" w:rsidR="00F07328" w:rsidRDefault="00F07328">
      <w:r>
        <w:lastRenderedPageBreak/>
        <w:t>Продолжение таблицы 7.</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1A21581F"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2703684C" w14:textId="17ED4F34" w:rsidR="008C07FA" w:rsidRDefault="00DE75E2" w:rsidP="008053E3">
            <w:pPr>
              <w:pStyle w:val="afd"/>
              <w:spacing w:line="360" w:lineRule="auto"/>
              <w:ind w:left="360" w:firstLine="0"/>
              <w:jc w:val="center"/>
              <w:rPr>
                <w:lang w:val="en-US"/>
              </w:rPr>
            </w:pPr>
            <w:r>
              <w:rPr>
                <w:sz w:val="28"/>
                <w:szCs w:val="20"/>
                <w:lang w:eastAsia="en-US"/>
              </w:rPr>
              <w:br w:type="page"/>
            </w:r>
            <w:r w:rsidR="008C07FA">
              <w:rPr>
                <w:lang w:val="en-US"/>
              </w:rPr>
              <w:t>7.</w:t>
            </w:r>
          </w:p>
        </w:tc>
        <w:tc>
          <w:tcPr>
            <w:tcW w:w="3543" w:type="dxa"/>
            <w:tcBorders>
              <w:top w:val="single" w:sz="4" w:space="0" w:color="auto"/>
              <w:left w:val="single" w:sz="4" w:space="0" w:color="auto"/>
              <w:bottom w:val="single" w:sz="4" w:space="0" w:color="auto"/>
              <w:right w:val="single" w:sz="4" w:space="0" w:color="auto"/>
            </w:tcBorders>
          </w:tcPr>
          <w:p w14:paraId="48C4F723" w14:textId="77777777" w:rsidR="008C07FA" w:rsidRPr="00DF19A6" w:rsidRDefault="008C07FA" w:rsidP="008053E3">
            <w:proofErr w:type="spellStart"/>
            <w:r w:rsidRPr="00DF19A6">
              <w:t>date</w:t>
            </w:r>
            <w:proofErr w:type="spellEnd"/>
          </w:p>
        </w:tc>
        <w:tc>
          <w:tcPr>
            <w:tcW w:w="2925" w:type="dxa"/>
            <w:tcBorders>
              <w:top w:val="single" w:sz="4" w:space="0" w:color="auto"/>
              <w:left w:val="single" w:sz="4" w:space="0" w:color="auto"/>
              <w:bottom w:val="single" w:sz="4" w:space="0" w:color="auto"/>
              <w:right w:val="single" w:sz="4" w:space="0" w:color="auto"/>
            </w:tcBorders>
          </w:tcPr>
          <w:p w14:paraId="4749D726" w14:textId="77777777" w:rsidR="008C07FA" w:rsidRPr="00DF19A6"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76CFBA0C" w14:textId="77777777" w:rsidR="008C07FA" w:rsidRDefault="008C07FA" w:rsidP="008053E3">
            <w:pPr>
              <w:ind w:firstLine="0"/>
            </w:pPr>
          </w:p>
        </w:tc>
      </w:tr>
      <w:tr w:rsidR="007B564E" w14:paraId="0D2410F6"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39A32361" w14:textId="3A331EAF" w:rsidR="007B564E" w:rsidRPr="007B564E" w:rsidRDefault="007B564E" w:rsidP="008053E3">
            <w:pPr>
              <w:pStyle w:val="afd"/>
              <w:spacing w:line="360" w:lineRule="auto"/>
              <w:ind w:left="360" w:firstLine="0"/>
              <w:jc w:val="center"/>
            </w:pPr>
            <w:r>
              <w:t>8.</w:t>
            </w:r>
          </w:p>
        </w:tc>
        <w:tc>
          <w:tcPr>
            <w:tcW w:w="3543" w:type="dxa"/>
            <w:tcBorders>
              <w:top w:val="single" w:sz="4" w:space="0" w:color="auto"/>
              <w:left w:val="single" w:sz="4" w:space="0" w:color="auto"/>
              <w:bottom w:val="single" w:sz="4" w:space="0" w:color="auto"/>
              <w:right w:val="single" w:sz="4" w:space="0" w:color="auto"/>
            </w:tcBorders>
          </w:tcPr>
          <w:p w14:paraId="42910386" w14:textId="30570E9A" w:rsidR="007B564E" w:rsidRPr="008F588D" w:rsidRDefault="008F588D" w:rsidP="008053E3">
            <w:pPr>
              <w:rPr>
                <w:lang w:val="en-US"/>
              </w:rPr>
            </w:pPr>
            <w:r>
              <w:rPr>
                <w:lang w:val="en-US"/>
              </w:rPr>
              <w:t>v</w:t>
            </w:r>
            <w:r w:rsidR="007B564E">
              <w:rPr>
                <w:lang w:val="en-US"/>
              </w:rPr>
              <w:t>ehicle</w:t>
            </w:r>
            <w:r>
              <w:t>_</w:t>
            </w:r>
            <w:r>
              <w:rPr>
                <w:lang w:val="en-US"/>
              </w:rPr>
              <w:t>in</w:t>
            </w:r>
          </w:p>
        </w:tc>
        <w:tc>
          <w:tcPr>
            <w:tcW w:w="2925" w:type="dxa"/>
            <w:tcBorders>
              <w:top w:val="single" w:sz="4" w:space="0" w:color="auto"/>
              <w:left w:val="single" w:sz="4" w:space="0" w:color="auto"/>
              <w:bottom w:val="single" w:sz="4" w:space="0" w:color="auto"/>
              <w:right w:val="single" w:sz="4" w:space="0" w:color="auto"/>
            </w:tcBorders>
          </w:tcPr>
          <w:p w14:paraId="504109DD" w14:textId="0069FC68" w:rsidR="007B564E" w:rsidRPr="008F588D" w:rsidRDefault="007B564E" w:rsidP="008053E3">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6A24497C" w14:textId="77777777" w:rsidR="007B564E" w:rsidRDefault="007B564E" w:rsidP="008053E3">
            <w:pPr>
              <w:ind w:firstLine="0"/>
            </w:pPr>
          </w:p>
        </w:tc>
      </w:tr>
    </w:tbl>
    <w:p w14:paraId="6E080CDD" w14:textId="77777777" w:rsidR="008C07FA" w:rsidRPr="009C6B00" w:rsidRDefault="008C07FA" w:rsidP="008C07FA">
      <w:pPr>
        <w:rPr>
          <w:rFonts w:eastAsiaTheme="minorEastAsia"/>
          <w:color w:val="000000"/>
          <w:szCs w:val="28"/>
          <w:lang w:val="en-US" w:eastAsia="zh-CN"/>
        </w:rPr>
      </w:pPr>
      <w:r>
        <w:rPr>
          <w:rFonts w:eastAsiaTheme="minorEastAsia"/>
          <w:color w:val="000000"/>
          <w:szCs w:val="28"/>
          <w:lang w:eastAsia="zh-CN"/>
        </w:rPr>
        <w:t>Таблица</w:t>
      </w:r>
      <w:r w:rsidRPr="009C6B00">
        <w:rPr>
          <w:rFonts w:eastAsiaTheme="minorEastAsia"/>
          <w:color w:val="000000"/>
          <w:szCs w:val="28"/>
          <w:lang w:val="en-US" w:eastAsia="zh-CN"/>
        </w:rPr>
        <w:t xml:space="preserve"> </w:t>
      </w:r>
      <w:r>
        <w:rPr>
          <w:rFonts w:eastAsiaTheme="minorEastAsia"/>
          <w:color w:val="000000"/>
          <w:szCs w:val="28"/>
          <w:lang w:val="en-US" w:eastAsia="zh-CN"/>
        </w:rPr>
        <w:t>8</w:t>
      </w:r>
      <w:r w:rsidRPr="009C6B00">
        <w:rPr>
          <w:rFonts w:eastAsiaTheme="minorEastAsia"/>
          <w:color w:val="000000"/>
          <w:szCs w:val="28"/>
          <w:lang w:val="en-US" w:eastAsia="zh-CN"/>
        </w:rPr>
        <w:t xml:space="preserve"> – </w:t>
      </w:r>
      <w:r>
        <w:rPr>
          <w:rFonts w:eastAsiaTheme="minorEastAsia"/>
          <w:color w:val="000000"/>
          <w:szCs w:val="28"/>
          <w:lang w:eastAsia="zh-CN"/>
        </w:rPr>
        <w:t>описание</w:t>
      </w:r>
      <w:r w:rsidRPr="009C6B00">
        <w:rPr>
          <w:rFonts w:eastAsiaTheme="minorEastAsia"/>
          <w:color w:val="000000"/>
          <w:szCs w:val="28"/>
          <w:lang w:val="en-US" w:eastAsia="zh-CN"/>
        </w:rPr>
        <w:t xml:space="preserve"> </w:t>
      </w:r>
      <w:r>
        <w:rPr>
          <w:rFonts w:eastAsiaTheme="minorEastAsia"/>
          <w:color w:val="000000"/>
          <w:szCs w:val="28"/>
          <w:lang w:eastAsia="zh-CN"/>
        </w:rPr>
        <w:t>отношения</w:t>
      </w:r>
      <w:r w:rsidRPr="009C6B00">
        <w:rPr>
          <w:rFonts w:eastAsiaTheme="minorEastAsia"/>
          <w:color w:val="000000"/>
          <w:szCs w:val="28"/>
          <w:lang w:val="en-US" w:eastAsia="zh-CN"/>
        </w:rPr>
        <w:t xml:space="preserve"> «</w:t>
      </w:r>
      <w:r>
        <w:rPr>
          <w:rFonts w:eastAsiaTheme="minorEastAsia"/>
          <w:color w:val="000000"/>
          <w:szCs w:val="28"/>
          <w:lang w:val="en-US" w:eastAsia="zh-CN"/>
        </w:rPr>
        <w:t>customer</w:t>
      </w:r>
      <w:r w:rsidRPr="009C6B00">
        <w:rPr>
          <w:rFonts w:eastAsiaTheme="minorEastAsia"/>
          <w:color w:val="000000"/>
          <w:szCs w:val="28"/>
          <w:lang w:val="en-US"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7753D7B3"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45E268BB"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19D89DE2"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262DB9AD"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4338DBC4" w14:textId="77777777" w:rsidR="008C07FA" w:rsidRDefault="008C07FA" w:rsidP="008053E3">
            <w:pPr>
              <w:pStyle w:val="afd"/>
              <w:spacing w:line="360" w:lineRule="auto"/>
              <w:jc w:val="center"/>
              <w:rPr>
                <w:b/>
              </w:rPr>
            </w:pPr>
            <w:r>
              <w:rPr>
                <w:b/>
              </w:rPr>
              <w:t>Тип ключа</w:t>
            </w:r>
          </w:p>
        </w:tc>
      </w:tr>
      <w:tr w:rsidR="008C07FA" w14:paraId="3E172AD6"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6686E4A3"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5FFE2FBC" w14:textId="77777777" w:rsidR="008C07FA" w:rsidRDefault="008C07FA" w:rsidP="008053E3">
            <w:proofErr w:type="spellStart"/>
            <w:r w:rsidRPr="00F22D2F">
              <w:t>ID_customer</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357A1611"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27AD4AB1" w14:textId="4C7934BF" w:rsidR="008C07FA" w:rsidRDefault="00A716D0" w:rsidP="008053E3">
            <w:r>
              <w:t>первичный</w:t>
            </w:r>
          </w:p>
        </w:tc>
      </w:tr>
      <w:tr w:rsidR="008C07FA" w14:paraId="11B3586F"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9D338F9"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573D6B24" w14:textId="77777777" w:rsidR="008C07FA" w:rsidRDefault="008C07FA" w:rsidP="008053E3">
            <w:proofErr w:type="spellStart"/>
            <w:r w:rsidRPr="003F2BA2">
              <w:t>name</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6A44373E" w14:textId="77777777" w:rsidR="008C07FA"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hideMark/>
          </w:tcPr>
          <w:p w14:paraId="56082654" w14:textId="77777777" w:rsidR="008C07FA" w:rsidRDefault="008C07FA" w:rsidP="008053E3">
            <w:pPr>
              <w:ind w:firstLine="0"/>
            </w:pPr>
          </w:p>
        </w:tc>
      </w:tr>
      <w:tr w:rsidR="008C07FA" w14:paraId="49F476B1"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28544DBA"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4536A346" w14:textId="77777777" w:rsidR="008C07FA" w:rsidRPr="003F2BA2" w:rsidRDefault="008C07FA" w:rsidP="008053E3">
            <w:proofErr w:type="spellStart"/>
            <w:r w:rsidRPr="00F22D2F">
              <w:t>mobile</w:t>
            </w:r>
            <w:proofErr w:type="spellEnd"/>
          </w:p>
        </w:tc>
        <w:tc>
          <w:tcPr>
            <w:tcW w:w="2925" w:type="dxa"/>
            <w:tcBorders>
              <w:top w:val="single" w:sz="4" w:space="0" w:color="auto"/>
              <w:left w:val="single" w:sz="4" w:space="0" w:color="auto"/>
              <w:bottom w:val="single" w:sz="4" w:space="0" w:color="auto"/>
              <w:right w:val="single" w:sz="4" w:space="0" w:color="auto"/>
            </w:tcBorders>
          </w:tcPr>
          <w:p w14:paraId="5C2291F0"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35459867" w14:textId="77777777" w:rsidR="008C07FA" w:rsidRDefault="008C07FA" w:rsidP="008053E3">
            <w:pPr>
              <w:ind w:firstLine="0"/>
            </w:pPr>
          </w:p>
        </w:tc>
      </w:tr>
      <w:tr w:rsidR="008C07FA" w14:paraId="202D3D4D"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427A44E2" w14:textId="77777777" w:rsidR="008C07FA" w:rsidRDefault="008C07FA" w:rsidP="008053E3">
            <w:pPr>
              <w:pStyle w:val="afd"/>
              <w:spacing w:line="360" w:lineRule="auto"/>
              <w:ind w:left="360" w:firstLine="0"/>
              <w:jc w:val="center"/>
              <w:rPr>
                <w:lang w:val="en-US"/>
              </w:rPr>
            </w:pPr>
            <w:r>
              <w:rPr>
                <w:lang w:val="en-US"/>
              </w:rPr>
              <w:t>4.</w:t>
            </w:r>
          </w:p>
        </w:tc>
        <w:tc>
          <w:tcPr>
            <w:tcW w:w="3543" w:type="dxa"/>
            <w:tcBorders>
              <w:top w:val="single" w:sz="4" w:space="0" w:color="auto"/>
              <w:left w:val="single" w:sz="4" w:space="0" w:color="auto"/>
              <w:bottom w:val="single" w:sz="4" w:space="0" w:color="auto"/>
              <w:right w:val="single" w:sz="4" w:space="0" w:color="auto"/>
            </w:tcBorders>
          </w:tcPr>
          <w:p w14:paraId="67B1711C" w14:textId="77777777" w:rsidR="008C07FA" w:rsidRPr="00F22D2F" w:rsidRDefault="008C07FA" w:rsidP="008053E3">
            <w:proofErr w:type="spellStart"/>
            <w:r w:rsidRPr="00F22D2F">
              <w:t>e-mail</w:t>
            </w:r>
            <w:proofErr w:type="spellEnd"/>
          </w:p>
        </w:tc>
        <w:tc>
          <w:tcPr>
            <w:tcW w:w="2925" w:type="dxa"/>
            <w:tcBorders>
              <w:top w:val="single" w:sz="4" w:space="0" w:color="auto"/>
              <w:left w:val="single" w:sz="4" w:space="0" w:color="auto"/>
              <w:bottom w:val="single" w:sz="4" w:space="0" w:color="auto"/>
              <w:right w:val="single" w:sz="4" w:space="0" w:color="auto"/>
            </w:tcBorders>
          </w:tcPr>
          <w:p w14:paraId="1D4D254D" w14:textId="77777777" w:rsidR="008C07FA" w:rsidRPr="00DF19A6"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339CC48E" w14:textId="77777777" w:rsidR="008C07FA" w:rsidRDefault="008C07FA" w:rsidP="008053E3">
            <w:pPr>
              <w:ind w:firstLine="0"/>
            </w:pPr>
          </w:p>
        </w:tc>
      </w:tr>
    </w:tbl>
    <w:p w14:paraId="029571EB" w14:textId="77777777" w:rsidR="008C07FA" w:rsidRPr="00F22D2F" w:rsidRDefault="008C07FA" w:rsidP="008C07FA">
      <w:pPr>
        <w:rPr>
          <w:rFonts w:eastAsiaTheme="minorEastAsia"/>
          <w:color w:val="000000"/>
          <w:szCs w:val="28"/>
          <w:lang w:eastAsia="zh-CN"/>
        </w:rPr>
      </w:pPr>
      <w:r>
        <w:rPr>
          <w:rFonts w:eastAsiaTheme="minorEastAsia"/>
          <w:color w:val="000000"/>
          <w:szCs w:val="28"/>
          <w:lang w:eastAsia="zh-CN"/>
        </w:rPr>
        <w:t>Таблица</w:t>
      </w:r>
      <w:r w:rsidRPr="00F22D2F">
        <w:rPr>
          <w:rFonts w:eastAsiaTheme="minorEastAsia"/>
          <w:color w:val="000000"/>
          <w:szCs w:val="28"/>
          <w:lang w:eastAsia="zh-CN"/>
        </w:rPr>
        <w:t xml:space="preserve"> 9 – </w:t>
      </w:r>
      <w:r>
        <w:rPr>
          <w:rFonts w:eastAsiaTheme="minorEastAsia"/>
          <w:color w:val="000000"/>
          <w:szCs w:val="28"/>
          <w:lang w:eastAsia="zh-CN"/>
        </w:rPr>
        <w:t>описание</w:t>
      </w:r>
      <w:r w:rsidRPr="00F22D2F">
        <w:rPr>
          <w:rFonts w:eastAsiaTheme="minorEastAsia"/>
          <w:color w:val="000000"/>
          <w:szCs w:val="28"/>
          <w:lang w:eastAsia="zh-CN"/>
        </w:rPr>
        <w:t xml:space="preserve"> </w:t>
      </w:r>
      <w:r>
        <w:rPr>
          <w:rFonts w:eastAsiaTheme="minorEastAsia"/>
          <w:color w:val="000000"/>
          <w:szCs w:val="28"/>
          <w:lang w:eastAsia="zh-CN"/>
        </w:rPr>
        <w:t>отношения</w:t>
      </w:r>
      <w:r w:rsidRPr="00F22D2F">
        <w:rPr>
          <w:rFonts w:eastAsiaTheme="minorEastAsia"/>
          <w:color w:val="000000"/>
          <w:szCs w:val="28"/>
          <w:lang w:eastAsia="zh-CN"/>
        </w:rPr>
        <w:t xml:space="preserve"> «</w:t>
      </w:r>
      <w:r>
        <w:rPr>
          <w:rFonts w:eastAsiaTheme="minorEastAsia"/>
          <w:color w:val="000000"/>
          <w:szCs w:val="28"/>
          <w:lang w:val="en-US" w:eastAsia="zh-CN"/>
        </w:rPr>
        <w:t>contract</w:t>
      </w:r>
      <w:r w:rsidRPr="00F22D2F">
        <w:rPr>
          <w:rFonts w:eastAsiaTheme="minorEastAsia"/>
          <w:color w:val="000000"/>
          <w:szCs w:val="28"/>
          <w:lang w:eastAsia="zh-CN"/>
        </w:rPr>
        <w:t>_</w:t>
      </w:r>
      <w:r>
        <w:rPr>
          <w:rFonts w:eastAsiaTheme="minorEastAsia"/>
          <w:color w:val="000000"/>
          <w:szCs w:val="28"/>
          <w:lang w:val="en-US" w:eastAsia="zh-CN"/>
        </w:rPr>
        <w:t>carriage</w:t>
      </w:r>
      <w:r w:rsidRPr="00F22D2F">
        <w:rPr>
          <w:rFonts w:eastAsiaTheme="minorEastAsia"/>
          <w:color w:val="000000"/>
          <w:szCs w:val="28"/>
          <w:lang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51A13A96"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3A3FE7AA"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40A72D71"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688719DF"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21F86757" w14:textId="77777777" w:rsidR="008C07FA" w:rsidRDefault="008C07FA" w:rsidP="008053E3">
            <w:pPr>
              <w:pStyle w:val="afd"/>
              <w:spacing w:line="360" w:lineRule="auto"/>
              <w:jc w:val="center"/>
              <w:rPr>
                <w:b/>
              </w:rPr>
            </w:pPr>
            <w:r>
              <w:rPr>
                <w:b/>
              </w:rPr>
              <w:t>Тип ключа</w:t>
            </w:r>
          </w:p>
        </w:tc>
      </w:tr>
      <w:tr w:rsidR="008C07FA" w14:paraId="36EE0A56"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31517F5C"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1E8FB15C" w14:textId="77777777" w:rsidR="008C07FA" w:rsidRDefault="008C07FA" w:rsidP="008053E3">
            <w:proofErr w:type="spellStart"/>
            <w:r w:rsidRPr="00F22D2F">
              <w:t>ID_contract_carriage</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0993CE19"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065646FD" w14:textId="37DC6675" w:rsidR="008C07FA" w:rsidRDefault="00A716D0" w:rsidP="008053E3">
            <w:r>
              <w:t>первичный</w:t>
            </w:r>
          </w:p>
        </w:tc>
      </w:tr>
      <w:tr w:rsidR="008C07FA" w14:paraId="72CB8AF7"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650F6872"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1B26CA23" w14:textId="77777777" w:rsidR="008C07FA" w:rsidRDefault="008C07FA" w:rsidP="008053E3">
            <w:proofErr w:type="spellStart"/>
            <w:r w:rsidRPr="00F22D2F">
              <w:t>ID_application</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3A2569B2"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4854A85B" w14:textId="39E9D5B1" w:rsidR="008C07FA" w:rsidRDefault="00A716D0" w:rsidP="00371E10">
            <w:r>
              <w:t>внешний</w:t>
            </w:r>
          </w:p>
        </w:tc>
      </w:tr>
      <w:tr w:rsidR="008C07FA" w14:paraId="3F5A61A2"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059F12C1"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429F34AE" w14:textId="77777777" w:rsidR="008C07FA" w:rsidRPr="003F2BA2" w:rsidRDefault="008C07FA" w:rsidP="008053E3">
            <w:proofErr w:type="spellStart"/>
            <w:r w:rsidRPr="00F22D2F">
              <w:t>date</w:t>
            </w:r>
            <w:proofErr w:type="spellEnd"/>
          </w:p>
        </w:tc>
        <w:tc>
          <w:tcPr>
            <w:tcW w:w="2925" w:type="dxa"/>
            <w:tcBorders>
              <w:top w:val="single" w:sz="4" w:space="0" w:color="auto"/>
              <w:left w:val="single" w:sz="4" w:space="0" w:color="auto"/>
              <w:bottom w:val="single" w:sz="4" w:space="0" w:color="auto"/>
              <w:right w:val="single" w:sz="4" w:space="0" w:color="auto"/>
            </w:tcBorders>
          </w:tcPr>
          <w:p w14:paraId="70B4C462"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61DEE740" w14:textId="77777777" w:rsidR="008C07FA" w:rsidRDefault="008C07FA" w:rsidP="008053E3">
            <w:pPr>
              <w:ind w:firstLine="0"/>
            </w:pPr>
          </w:p>
        </w:tc>
      </w:tr>
      <w:tr w:rsidR="008C07FA" w14:paraId="3BD57160"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09606676" w14:textId="77777777" w:rsidR="008C07FA" w:rsidRDefault="008C07FA" w:rsidP="008053E3">
            <w:pPr>
              <w:pStyle w:val="afd"/>
              <w:spacing w:line="360" w:lineRule="auto"/>
              <w:ind w:left="360" w:firstLine="0"/>
              <w:jc w:val="center"/>
              <w:rPr>
                <w:lang w:val="en-US"/>
              </w:rPr>
            </w:pPr>
            <w:r>
              <w:rPr>
                <w:lang w:val="en-US"/>
              </w:rPr>
              <w:t>4.</w:t>
            </w:r>
          </w:p>
        </w:tc>
        <w:tc>
          <w:tcPr>
            <w:tcW w:w="3543" w:type="dxa"/>
            <w:tcBorders>
              <w:top w:val="single" w:sz="4" w:space="0" w:color="auto"/>
              <w:left w:val="single" w:sz="4" w:space="0" w:color="auto"/>
              <w:bottom w:val="single" w:sz="4" w:space="0" w:color="auto"/>
              <w:right w:val="single" w:sz="4" w:space="0" w:color="auto"/>
            </w:tcBorders>
          </w:tcPr>
          <w:p w14:paraId="524771D7" w14:textId="77777777" w:rsidR="008C07FA" w:rsidRPr="00F22D2F" w:rsidRDefault="008C07FA" w:rsidP="008053E3">
            <w:proofErr w:type="spellStart"/>
            <w:r w:rsidRPr="00F22D2F">
              <w:t>type_confidentiality</w:t>
            </w:r>
            <w:proofErr w:type="spellEnd"/>
          </w:p>
        </w:tc>
        <w:tc>
          <w:tcPr>
            <w:tcW w:w="2925" w:type="dxa"/>
            <w:tcBorders>
              <w:top w:val="single" w:sz="4" w:space="0" w:color="auto"/>
              <w:left w:val="single" w:sz="4" w:space="0" w:color="auto"/>
              <w:bottom w:val="single" w:sz="4" w:space="0" w:color="auto"/>
              <w:right w:val="single" w:sz="4" w:space="0" w:color="auto"/>
            </w:tcBorders>
          </w:tcPr>
          <w:p w14:paraId="19E72F0F" w14:textId="77777777" w:rsidR="008C07FA" w:rsidRPr="00DF19A6"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5504FFC8" w14:textId="77777777" w:rsidR="008C07FA" w:rsidRDefault="008C07FA" w:rsidP="008053E3">
            <w:pPr>
              <w:ind w:firstLine="0"/>
            </w:pPr>
          </w:p>
        </w:tc>
      </w:tr>
    </w:tbl>
    <w:p w14:paraId="066B41ED" w14:textId="77777777" w:rsidR="008C07FA" w:rsidRPr="00F22D2F" w:rsidRDefault="008C07FA" w:rsidP="008C07FA">
      <w:pPr>
        <w:rPr>
          <w:rFonts w:eastAsiaTheme="minorEastAsia"/>
          <w:color w:val="000000"/>
          <w:szCs w:val="28"/>
          <w:lang w:eastAsia="zh-CN"/>
        </w:rPr>
      </w:pPr>
      <w:r>
        <w:rPr>
          <w:rFonts w:eastAsiaTheme="minorEastAsia"/>
          <w:color w:val="000000"/>
          <w:szCs w:val="28"/>
          <w:lang w:eastAsia="zh-CN"/>
        </w:rPr>
        <w:t>Таблица</w:t>
      </w:r>
      <w:r w:rsidRPr="00F22D2F">
        <w:rPr>
          <w:rFonts w:eastAsiaTheme="minorEastAsia"/>
          <w:color w:val="000000"/>
          <w:szCs w:val="28"/>
          <w:lang w:eastAsia="zh-CN"/>
        </w:rPr>
        <w:t xml:space="preserve"> </w:t>
      </w:r>
      <w:r>
        <w:rPr>
          <w:rFonts w:eastAsiaTheme="minorEastAsia"/>
          <w:color w:val="000000"/>
          <w:szCs w:val="28"/>
          <w:lang w:val="en-US" w:eastAsia="zh-CN"/>
        </w:rPr>
        <w:t>10</w:t>
      </w:r>
      <w:r w:rsidRPr="00F22D2F">
        <w:rPr>
          <w:rFonts w:eastAsiaTheme="minorEastAsia"/>
          <w:color w:val="000000"/>
          <w:szCs w:val="28"/>
          <w:lang w:eastAsia="zh-CN"/>
        </w:rPr>
        <w:t xml:space="preserve"> – </w:t>
      </w:r>
      <w:r>
        <w:rPr>
          <w:rFonts w:eastAsiaTheme="minorEastAsia"/>
          <w:color w:val="000000"/>
          <w:szCs w:val="28"/>
          <w:lang w:eastAsia="zh-CN"/>
        </w:rPr>
        <w:t>описание</w:t>
      </w:r>
      <w:r w:rsidRPr="00F22D2F">
        <w:rPr>
          <w:rFonts w:eastAsiaTheme="minorEastAsia"/>
          <w:color w:val="000000"/>
          <w:szCs w:val="28"/>
          <w:lang w:eastAsia="zh-CN"/>
        </w:rPr>
        <w:t xml:space="preserve"> </w:t>
      </w:r>
      <w:r>
        <w:rPr>
          <w:rFonts w:eastAsiaTheme="minorEastAsia"/>
          <w:color w:val="000000"/>
          <w:szCs w:val="28"/>
          <w:lang w:eastAsia="zh-CN"/>
        </w:rPr>
        <w:t>отношения</w:t>
      </w:r>
      <w:r w:rsidRPr="00F22D2F">
        <w:rPr>
          <w:rFonts w:eastAsiaTheme="minorEastAsia"/>
          <w:color w:val="000000"/>
          <w:szCs w:val="28"/>
          <w:lang w:eastAsia="zh-CN"/>
        </w:rPr>
        <w:t xml:space="preserve"> «</w:t>
      </w:r>
      <w:r>
        <w:rPr>
          <w:rFonts w:eastAsiaTheme="minorEastAsia"/>
          <w:color w:val="000000"/>
          <w:szCs w:val="28"/>
          <w:lang w:val="en-US" w:eastAsia="zh-CN"/>
        </w:rPr>
        <w:t>consignee</w:t>
      </w:r>
      <w:r w:rsidRPr="00F22D2F">
        <w:rPr>
          <w:rFonts w:eastAsiaTheme="minorEastAsia"/>
          <w:color w:val="000000"/>
          <w:szCs w:val="28"/>
          <w:lang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40A86927"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5BCCD09A"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5B6B83ED"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46B10F16"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119C9FBA" w14:textId="77777777" w:rsidR="008C07FA" w:rsidRDefault="008C07FA" w:rsidP="008053E3">
            <w:pPr>
              <w:pStyle w:val="afd"/>
              <w:spacing w:line="360" w:lineRule="auto"/>
              <w:jc w:val="center"/>
              <w:rPr>
                <w:b/>
              </w:rPr>
            </w:pPr>
            <w:r>
              <w:rPr>
                <w:b/>
              </w:rPr>
              <w:t>Тип ключа</w:t>
            </w:r>
          </w:p>
        </w:tc>
      </w:tr>
      <w:tr w:rsidR="008C07FA" w14:paraId="7E691341"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7D6DB0E"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289E726B" w14:textId="77777777" w:rsidR="008C07FA" w:rsidRDefault="008C07FA" w:rsidP="008053E3">
            <w:proofErr w:type="spellStart"/>
            <w:r w:rsidRPr="00F22D2F">
              <w:t>ID_consignee</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61982D8A"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2617E997" w14:textId="1536FA0B" w:rsidR="008C07FA" w:rsidRDefault="00A716D0" w:rsidP="008053E3">
            <w:r>
              <w:t>первичный</w:t>
            </w:r>
          </w:p>
        </w:tc>
      </w:tr>
      <w:tr w:rsidR="008C07FA" w14:paraId="62A1A253"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201496CE"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50EA2FC8" w14:textId="77777777" w:rsidR="008C07FA" w:rsidRDefault="008C07FA" w:rsidP="008053E3">
            <w:proofErr w:type="spellStart"/>
            <w:r w:rsidRPr="00F22D2F">
              <w:t>name</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4337E86B" w14:textId="77777777" w:rsidR="008C07FA"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hideMark/>
          </w:tcPr>
          <w:p w14:paraId="52DC25C4" w14:textId="77777777" w:rsidR="008C07FA" w:rsidRDefault="008C07FA" w:rsidP="008053E3">
            <w:pPr>
              <w:ind w:firstLine="0"/>
            </w:pPr>
          </w:p>
        </w:tc>
      </w:tr>
      <w:tr w:rsidR="008C07FA" w14:paraId="7FC85D9A"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6DDD26FC"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582D93C5" w14:textId="77777777" w:rsidR="008C07FA" w:rsidRPr="003F2BA2" w:rsidRDefault="008C07FA" w:rsidP="008053E3">
            <w:proofErr w:type="spellStart"/>
            <w:r w:rsidRPr="00F22D2F">
              <w:t>phone</w:t>
            </w:r>
            <w:proofErr w:type="spellEnd"/>
          </w:p>
        </w:tc>
        <w:tc>
          <w:tcPr>
            <w:tcW w:w="2925" w:type="dxa"/>
            <w:tcBorders>
              <w:top w:val="single" w:sz="4" w:space="0" w:color="auto"/>
              <w:left w:val="single" w:sz="4" w:space="0" w:color="auto"/>
              <w:bottom w:val="single" w:sz="4" w:space="0" w:color="auto"/>
              <w:right w:val="single" w:sz="4" w:space="0" w:color="auto"/>
            </w:tcBorders>
          </w:tcPr>
          <w:p w14:paraId="678AE114"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55E9A769" w14:textId="77777777" w:rsidR="008C07FA" w:rsidRDefault="008C07FA" w:rsidP="008053E3">
            <w:pPr>
              <w:ind w:firstLine="0"/>
            </w:pPr>
          </w:p>
        </w:tc>
      </w:tr>
      <w:tr w:rsidR="008C07FA" w14:paraId="695EC44D"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44BBE3D1" w14:textId="77777777" w:rsidR="008C07FA" w:rsidRDefault="008C07FA" w:rsidP="008053E3">
            <w:pPr>
              <w:pStyle w:val="afd"/>
              <w:spacing w:line="360" w:lineRule="auto"/>
              <w:ind w:left="360" w:firstLine="0"/>
              <w:jc w:val="center"/>
              <w:rPr>
                <w:lang w:val="en-US"/>
              </w:rPr>
            </w:pPr>
            <w:r>
              <w:rPr>
                <w:lang w:val="en-US"/>
              </w:rPr>
              <w:t>4.</w:t>
            </w:r>
          </w:p>
        </w:tc>
        <w:tc>
          <w:tcPr>
            <w:tcW w:w="3543" w:type="dxa"/>
            <w:tcBorders>
              <w:top w:val="single" w:sz="4" w:space="0" w:color="auto"/>
              <w:left w:val="single" w:sz="4" w:space="0" w:color="auto"/>
              <w:bottom w:val="single" w:sz="4" w:space="0" w:color="auto"/>
              <w:right w:val="single" w:sz="4" w:space="0" w:color="auto"/>
            </w:tcBorders>
          </w:tcPr>
          <w:p w14:paraId="771FA0F7" w14:textId="77777777" w:rsidR="008C07FA" w:rsidRPr="00F22D2F" w:rsidRDefault="008C07FA" w:rsidP="008053E3">
            <w:proofErr w:type="spellStart"/>
            <w:r w:rsidRPr="00F22D2F">
              <w:t>e-mail</w:t>
            </w:r>
            <w:proofErr w:type="spellEnd"/>
          </w:p>
        </w:tc>
        <w:tc>
          <w:tcPr>
            <w:tcW w:w="2925" w:type="dxa"/>
            <w:tcBorders>
              <w:top w:val="single" w:sz="4" w:space="0" w:color="auto"/>
              <w:left w:val="single" w:sz="4" w:space="0" w:color="auto"/>
              <w:bottom w:val="single" w:sz="4" w:space="0" w:color="auto"/>
              <w:right w:val="single" w:sz="4" w:space="0" w:color="auto"/>
            </w:tcBorders>
          </w:tcPr>
          <w:p w14:paraId="136F0DFB" w14:textId="77777777" w:rsidR="008C07FA" w:rsidRPr="00DF19A6"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26781F8A" w14:textId="77777777" w:rsidR="008C07FA" w:rsidRDefault="008C07FA" w:rsidP="008053E3">
            <w:pPr>
              <w:ind w:firstLine="0"/>
            </w:pPr>
          </w:p>
        </w:tc>
      </w:tr>
    </w:tbl>
    <w:p w14:paraId="739DAFA3" w14:textId="4F28F168" w:rsidR="008C07FA" w:rsidRPr="00F22D2F" w:rsidRDefault="008C07FA" w:rsidP="008C07FA">
      <w:pPr>
        <w:rPr>
          <w:rFonts w:eastAsiaTheme="minorEastAsia"/>
          <w:color w:val="000000"/>
          <w:szCs w:val="28"/>
          <w:lang w:eastAsia="zh-CN"/>
        </w:rPr>
      </w:pPr>
      <w:r>
        <w:rPr>
          <w:rFonts w:eastAsiaTheme="minorEastAsia"/>
          <w:color w:val="000000"/>
          <w:szCs w:val="28"/>
          <w:lang w:eastAsia="zh-CN"/>
        </w:rPr>
        <w:t>Таблица</w:t>
      </w:r>
      <w:r w:rsidRPr="00F22D2F">
        <w:rPr>
          <w:rFonts w:eastAsiaTheme="minorEastAsia"/>
          <w:color w:val="000000"/>
          <w:szCs w:val="28"/>
          <w:lang w:eastAsia="zh-CN"/>
        </w:rPr>
        <w:t xml:space="preserve"> </w:t>
      </w:r>
      <w:r>
        <w:rPr>
          <w:rFonts w:eastAsiaTheme="minorEastAsia"/>
          <w:color w:val="000000"/>
          <w:szCs w:val="28"/>
          <w:lang w:val="en-US" w:eastAsia="zh-CN"/>
        </w:rPr>
        <w:t>11</w:t>
      </w:r>
      <w:r w:rsidRPr="00F22D2F">
        <w:rPr>
          <w:rFonts w:eastAsiaTheme="minorEastAsia"/>
          <w:color w:val="000000"/>
          <w:szCs w:val="28"/>
          <w:lang w:eastAsia="zh-CN"/>
        </w:rPr>
        <w:t xml:space="preserve"> – </w:t>
      </w:r>
      <w:r>
        <w:rPr>
          <w:rFonts w:eastAsiaTheme="minorEastAsia"/>
          <w:color w:val="000000"/>
          <w:szCs w:val="28"/>
          <w:lang w:eastAsia="zh-CN"/>
        </w:rPr>
        <w:t>описание</w:t>
      </w:r>
      <w:r w:rsidRPr="00F22D2F">
        <w:rPr>
          <w:rFonts w:eastAsiaTheme="minorEastAsia"/>
          <w:color w:val="000000"/>
          <w:szCs w:val="28"/>
          <w:lang w:eastAsia="zh-CN"/>
        </w:rPr>
        <w:t xml:space="preserve"> </w:t>
      </w:r>
      <w:r>
        <w:rPr>
          <w:rFonts w:eastAsiaTheme="minorEastAsia"/>
          <w:color w:val="000000"/>
          <w:szCs w:val="28"/>
          <w:lang w:eastAsia="zh-CN"/>
        </w:rPr>
        <w:t>отношения</w:t>
      </w:r>
      <w:r w:rsidRPr="00F22D2F">
        <w:rPr>
          <w:rFonts w:eastAsiaTheme="minorEastAsia"/>
          <w:color w:val="000000"/>
          <w:szCs w:val="28"/>
          <w:lang w:eastAsia="zh-CN"/>
        </w:rPr>
        <w:t xml:space="preserve"> «</w:t>
      </w:r>
      <w:r>
        <w:rPr>
          <w:rFonts w:eastAsiaTheme="minorEastAsia"/>
          <w:color w:val="000000"/>
          <w:szCs w:val="28"/>
          <w:lang w:val="en-US" w:eastAsia="zh-CN"/>
        </w:rPr>
        <w:t>cargo</w:t>
      </w:r>
      <w:r w:rsidRPr="00F22D2F">
        <w:rPr>
          <w:rFonts w:eastAsiaTheme="minorEastAsia"/>
          <w:color w:val="000000"/>
          <w:szCs w:val="28"/>
          <w:lang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10255CD2"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0367EF1D"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454CD86B"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30175325"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09DD76DB" w14:textId="77777777" w:rsidR="008C07FA" w:rsidRDefault="008C07FA" w:rsidP="008053E3">
            <w:pPr>
              <w:pStyle w:val="afd"/>
              <w:spacing w:line="360" w:lineRule="auto"/>
              <w:jc w:val="center"/>
              <w:rPr>
                <w:b/>
              </w:rPr>
            </w:pPr>
            <w:r>
              <w:rPr>
                <w:b/>
              </w:rPr>
              <w:t>Тип ключа</w:t>
            </w:r>
          </w:p>
        </w:tc>
      </w:tr>
      <w:tr w:rsidR="008C07FA" w14:paraId="64AC6EF9"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04668CAE"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6D2F9F03" w14:textId="77777777" w:rsidR="008C07FA" w:rsidRDefault="008C07FA" w:rsidP="008053E3">
            <w:proofErr w:type="spellStart"/>
            <w:r w:rsidRPr="00023629">
              <w:t>ID_cargo</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56F431F2"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712CF47E" w14:textId="0AF30A62" w:rsidR="008C07FA" w:rsidRDefault="00A716D0" w:rsidP="008053E3">
            <w:r>
              <w:t>первичный</w:t>
            </w:r>
          </w:p>
        </w:tc>
      </w:tr>
      <w:tr w:rsidR="008C07FA" w14:paraId="7AC1592B"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462A2132"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594853BA" w14:textId="77777777" w:rsidR="008C07FA" w:rsidRDefault="008C07FA" w:rsidP="008053E3">
            <w:proofErr w:type="spellStart"/>
            <w:r w:rsidRPr="00023629">
              <w:t>ID_customer</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46C0FB3C"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7472FF84" w14:textId="04B4A640" w:rsidR="008C07FA" w:rsidRDefault="00A716D0" w:rsidP="00371E10">
            <w:r>
              <w:t>внешний</w:t>
            </w:r>
          </w:p>
        </w:tc>
      </w:tr>
      <w:tr w:rsidR="008C07FA" w14:paraId="345BF710"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6686CE50"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5CA5D177" w14:textId="77777777" w:rsidR="008C07FA" w:rsidRPr="003F2BA2" w:rsidRDefault="008C07FA" w:rsidP="008053E3">
            <w:proofErr w:type="spellStart"/>
            <w:r w:rsidRPr="00023629">
              <w:t>ID_consignee</w:t>
            </w:r>
            <w:proofErr w:type="spellEnd"/>
          </w:p>
        </w:tc>
        <w:tc>
          <w:tcPr>
            <w:tcW w:w="2925" w:type="dxa"/>
            <w:tcBorders>
              <w:top w:val="single" w:sz="4" w:space="0" w:color="auto"/>
              <w:left w:val="single" w:sz="4" w:space="0" w:color="auto"/>
              <w:bottom w:val="single" w:sz="4" w:space="0" w:color="auto"/>
              <w:right w:val="single" w:sz="4" w:space="0" w:color="auto"/>
            </w:tcBorders>
          </w:tcPr>
          <w:p w14:paraId="6061AC7A" w14:textId="77777777" w:rsidR="008C07FA" w:rsidRPr="003F2BA2"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1E22B3E4" w14:textId="58924724" w:rsidR="008C07FA" w:rsidRDefault="00A716D0" w:rsidP="00371E10">
            <w:r>
              <w:t>внешний</w:t>
            </w:r>
          </w:p>
        </w:tc>
      </w:tr>
    </w:tbl>
    <w:p w14:paraId="546B5694" w14:textId="18B0D6FE" w:rsidR="00DE75E2" w:rsidRDefault="00DE75E2" w:rsidP="00F07328">
      <w:r>
        <w:rPr>
          <w:rFonts w:eastAsiaTheme="minorEastAsia"/>
          <w:lang w:eastAsia="zh-CN"/>
        </w:rPr>
        <w:t>Продолжение таблицы 11.</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028756EB"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4721F45C" w14:textId="108188D7" w:rsidR="008C07FA" w:rsidRDefault="008C07FA" w:rsidP="008053E3">
            <w:pPr>
              <w:pStyle w:val="afd"/>
              <w:spacing w:line="360" w:lineRule="auto"/>
              <w:ind w:left="360" w:firstLine="0"/>
              <w:jc w:val="center"/>
              <w:rPr>
                <w:lang w:val="en-US"/>
              </w:rPr>
            </w:pPr>
            <w:r>
              <w:rPr>
                <w:lang w:val="en-US"/>
              </w:rPr>
              <w:lastRenderedPageBreak/>
              <w:t>4.</w:t>
            </w:r>
          </w:p>
        </w:tc>
        <w:tc>
          <w:tcPr>
            <w:tcW w:w="3543" w:type="dxa"/>
            <w:tcBorders>
              <w:top w:val="single" w:sz="4" w:space="0" w:color="auto"/>
              <w:left w:val="single" w:sz="4" w:space="0" w:color="auto"/>
              <w:bottom w:val="single" w:sz="4" w:space="0" w:color="auto"/>
              <w:right w:val="single" w:sz="4" w:space="0" w:color="auto"/>
            </w:tcBorders>
          </w:tcPr>
          <w:p w14:paraId="7CA83533" w14:textId="77777777" w:rsidR="008C07FA" w:rsidRPr="00F22D2F" w:rsidRDefault="008C07FA" w:rsidP="008053E3">
            <w:proofErr w:type="spellStart"/>
            <w:r w:rsidRPr="00023629">
              <w:t>type_cargo</w:t>
            </w:r>
            <w:proofErr w:type="spellEnd"/>
          </w:p>
        </w:tc>
        <w:tc>
          <w:tcPr>
            <w:tcW w:w="2925" w:type="dxa"/>
            <w:tcBorders>
              <w:top w:val="single" w:sz="4" w:space="0" w:color="auto"/>
              <w:left w:val="single" w:sz="4" w:space="0" w:color="auto"/>
              <w:bottom w:val="single" w:sz="4" w:space="0" w:color="auto"/>
              <w:right w:val="single" w:sz="4" w:space="0" w:color="auto"/>
            </w:tcBorders>
          </w:tcPr>
          <w:p w14:paraId="5C0DE62E" w14:textId="77777777" w:rsidR="008C07FA" w:rsidRPr="00DF19A6"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1C4447E8" w14:textId="77777777" w:rsidR="008C07FA" w:rsidRDefault="008C07FA" w:rsidP="008053E3">
            <w:pPr>
              <w:ind w:firstLine="0"/>
            </w:pPr>
          </w:p>
        </w:tc>
      </w:tr>
      <w:tr w:rsidR="008C07FA" w14:paraId="7D5C84DE"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D1E1B5D" w14:textId="77777777" w:rsidR="008C07FA" w:rsidRDefault="008C07FA" w:rsidP="008053E3">
            <w:pPr>
              <w:pStyle w:val="afd"/>
              <w:spacing w:line="360" w:lineRule="auto"/>
              <w:ind w:left="360" w:firstLine="0"/>
              <w:jc w:val="center"/>
              <w:rPr>
                <w:lang w:val="en-US"/>
              </w:rPr>
            </w:pPr>
            <w:r>
              <w:rPr>
                <w:lang w:val="en-US"/>
              </w:rPr>
              <w:t>5.</w:t>
            </w:r>
          </w:p>
        </w:tc>
        <w:tc>
          <w:tcPr>
            <w:tcW w:w="3543" w:type="dxa"/>
            <w:tcBorders>
              <w:top w:val="single" w:sz="4" w:space="0" w:color="auto"/>
              <w:left w:val="single" w:sz="4" w:space="0" w:color="auto"/>
              <w:bottom w:val="single" w:sz="4" w:space="0" w:color="auto"/>
              <w:right w:val="single" w:sz="4" w:space="0" w:color="auto"/>
            </w:tcBorders>
          </w:tcPr>
          <w:p w14:paraId="270C75C9" w14:textId="77777777" w:rsidR="008C07FA" w:rsidRPr="00023629" w:rsidRDefault="008C07FA" w:rsidP="008053E3">
            <w:proofErr w:type="spellStart"/>
            <w:r w:rsidRPr="00023629">
              <w:t>transportation_status</w:t>
            </w:r>
            <w:proofErr w:type="spellEnd"/>
          </w:p>
        </w:tc>
        <w:tc>
          <w:tcPr>
            <w:tcW w:w="2925" w:type="dxa"/>
            <w:tcBorders>
              <w:top w:val="single" w:sz="4" w:space="0" w:color="auto"/>
              <w:left w:val="single" w:sz="4" w:space="0" w:color="auto"/>
              <w:bottom w:val="single" w:sz="4" w:space="0" w:color="auto"/>
              <w:right w:val="single" w:sz="4" w:space="0" w:color="auto"/>
            </w:tcBorders>
          </w:tcPr>
          <w:p w14:paraId="240F76F0"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0052A3A4" w14:textId="77777777" w:rsidR="008C07FA" w:rsidRDefault="008C07FA" w:rsidP="008053E3">
            <w:pPr>
              <w:ind w:firstLine="0"/>
            </w:pPr>
          </w:p>
        </w:tc>
      </w:tr>
      <w:tr w:rsidR="008C07FA" w14:paraId="4CF52F96"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616244FD" w14:textId="77777777" w:rsidR="008C07FA" w:rsidRDefault="008C07FA" w:rsidP="008053E3">
            <w:pPr>
              <w:pStyle w:val="afd"/>
              <w:spacing w:line="360" w:lineRule="auto"/>
              <w:ind w:left="360" w:firstLine="0"/>
              <w:jc w:val="center"/>
              <w:rPr>
                <w:lang w:val="en-US"/>
              </w:rPr>
            </w:pPr>
            <w:r>
              <w:rPr>
                <w:lang w:val="en-US"/>
              </w:rPr>
              <w:t>6.</w:t>
            </w:r>
          </w:p>
        </w:tc>
        <w:tc>
          <w:tcPr>
            <w:tcW w:w="3543" w:type="dxa"/>
            <w:tcBorders>
              <w:top w:val="single" w:sz="4" w:space="0" w:color="auto"/>
              <w:left w:val="single" w:sz="4" w:space="0" w:color="auto"/>
              <w:bottom w:val="single" w:sz="4" w:space="0" w:color="auto"/>
              <w:right w:val="single" w:sz="4" w:space="0" w:color="auto"/>
            </w:tcBorders>
          </w:tcPr>
          <w:p w14:paraId="11FD8E61" w14:textId="77777777" w:rsidR="008C07FA" w:rsidRPr="00023629" w:rsidRDefault="008C07FA" w:rsidP="008053E3">
            <w:proofErr w:type="spellStart"/>
            <w:r w:rsidRPr="00023629">
              <w:t>location</w:t>
            </w:r>
            <w:proofErr w:type="spellEnd"/>
          </w:p>
        </w:tc>
        <w:tc>
          <w:tcPr>
            <w:tcW w:w="2925" w:type="dxa"/>
            <w:tcBorders>
              <w:top w:val="single" w:sz="4" w:space="0" w:color="auto"/>
              <w:left w:val="single" w:sz="4" w:space="0" w:color="auto"/>
              <w:bottom w:val="single" w:sz="4" w:space="0" w:color="auto"/>
              <w:right w:val="single" w:sz="4" w:space="0" w:color="auto"/>
            </w:tcBorders>
          </w:tcPr>
          <w:p w14:paraId="474BEB5E"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46913D9B" w14:textId="77777777" w:rsidR="008C07FA" w:rsidRDefault="008C07FA" w:rsidP="008053E3">
            <w:pPr>
              <w:ind w:firstLine="0"/>
            </w:pPr>
          </w:p>
        </w:tc>
      </w:tr>
    </w:tbl>
    <w:p w14:paraId="3617BF80" w14:textId="77777777" w:rsidR="008C07FA" w:rsidRPr="00F22D2F" w:rsidRDefault="008C07FA" w:rsidP="008C07FA">
      <w:pPr>
        <w:rPr>
          <w:rFonts w:eastAsiaTheme="minorEastAsia"/>
          <w:color w:val="000000"/>
          <w:szCs w:val="28"/>
          <w:lang w:eastAsia="zh-CN"/>
        </w:rPr>
      </w:pPr>
      <w:r>
        <w:rPr>
          <w:rFonts w:eastAsiaTheme="minorEastAsia"/>
          <w:color w:val="000000"/>
          <w:szCs w:val="28"/>
          <w:lang w:eastAsia="zh-CN"/>
        </w:rPr>
        <w:t>Таблица</w:t>
      </w:r>
      <w:r w:rsidRPr="00F22D2F">
        <w:rPr>
          <w:rFonts w:eastAsiaTheme="minorEastAsia"/>
          <w:color w:val="000000"/>
          <w:szCs w:val="28"/>
          <w:lang w:eastAsia="zh-CN"/>
        </w:rPr>
        <w:t xml:space="preserve"> </w:t>
      </w:r>
      <w:r>
        <w:rPr>
          <w:rFonts w:eastAsiaTheme="minorEastAsia"/>
          <w:color w:val="000000"/>
          <w:szCs w:val="28"/>
          <w:lang w:val="en-US" w:eastAsia="zh-CN"/>
        </w:rPr>
        <w:t>12</w:t>
      </w:r>
      <w:r w:rsidRPr="00F22D2F">
        <w:rPr>
          <w:rFonts w:eastAsiaTheme="minorEastAsia"/>
          <w:color w:val="000000"/>
          <w:szCs w:val="28"/>
          <w:lang w:eastAsia="zh-CN"/>
        </w:rPr>
        <w:t xml:space="preserve"> – </w:t>
      </w:r>
      <w:r>
        <w:rPr>
          <w:rFonts w:eastAsiaTheme="minorEastAsia"/>
          <w:color w:val="000000"/>
          <w:szCs w:val="28"/>
          <w:lang w:eastAsia="zh-CN"/>
        </w:rPr>
        <w:t>описание</w:t>
      </w:r>
      <w:r w:rsidRPr="00F22D2F">
        <w:rPr>
          <w:rFonts w:eastAsiaTheme="minorEastAsia"/>
          <w:color w:val="000000"/>
          <w:szCs w:val="28"/>
          <w:lang w:eastAsia="zh-CN"/>
        </w:rPr>
        <w:t xml:space="preserve"> </w:t>
      </w:r>
      <w:r>
        <w:rPr>
          <w:rFonts w:eastAsiaTheme="minorEastAsia"/>
          <w:color w:val="000000"/>
          <w:szCs w:val="28"/>
          <w:lang w:eastAsia="zh-CN"/>
        </w:rPr>
        <w:t>отношения</w:t>
      </w:r>
      <w:r w:rsidRPr="00F22D2F">
        <w:rPr>
          <w:rFonts w:eastAsiaTheme="minorEastAsia"/>
          <w:color w:val="000000"/>
          <w:szCs w:val="28"/>
          <w:lang w:eastAsia="zh-CN"/>
        </w:rPr>
        <w:t xml:space="preserve"> «</w:t>
      </w:r>
      <w:r>
        <w:rPr>
          <w:rFonts w:eastAsiaTheme="minorEastAsia"/>
          <w:color w:val="000000"/>
          <w:szCs w:val="28"/>
          <w:lang w:val="en-US" w:eastAsia="zh-CN"/>
        </w:rPr>
        <w:t>application</w:t>
      </w:r>
      <w:r w:rsidRPr="00F22D2F">
        <w:rPr>
          <w:rFonts w:eastAsiaTheme="minorEastAsia"/>
          <w:color w:val="000000"/>
          <w:szCs w:val="28"/>
          <w:lang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6ED7A870"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481A68A4"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382D3EEF"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3AD42B1F"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788704FF" w14:textId="77777777" w:rsidR="008C07FA" w:rsidRDefault="008C07FA" w:rsidP="008053E3">
            <w:pPr>
              <w:pStyle w:val="afd"/>
              <w:spacing w:line="360" w:lineRule="auto"/>
              <w:jc w:val="center"/>
              <w:rPr>
                <w:b/>
              </w:rPr>
            </w:pPr>
            <w:r>
              <w:rPr>
                <w:b/>
              </w:rPr>
              <w:t>Тип ключа</w:t>
            </w:r>
          </w:p>
        </w:tc>
      </w:tr>
      <w:tr w:rsidR="008C07FA" w14:paraId="0EC78C5C"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6265CFFD"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76E90E20" w14:textId="77777777" w:rsidR="008C07FA" w:rsidRDefault="008C07FA" w:rsidP="008053E3">
            <w:proofErr w:type="spellStart"/>
            <w:r w:rsidRPr="00D525F7">
              <w:t>ID_application</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65CFCD12"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6FFB17A8" w14:textId="6CE5038C" w:rsidR="008C07FA" w:rsidRDefault="00A716D0" w:rsidP="008053E3">
            <w:r>
              <w:t>первичный</w:t>
            </w:r>
          </w:p>
        </w:tc>
      </w:tr>
      <w:tr w:rsidR="008C07FA" w14:paraId="04233326"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8605082"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41FD4FB6" w14:textId="77777777" w:rsidR="008C07FA" w:rsidRDefault="008C07FA" w:rsidP="008053E3">
            <w:proofErr w:type="spellStart"/>
            <w:r w:rsidRPr="00023629">
              <w:t>ID_customer</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2DE7D3B5"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31B19162" w14:textId="118E6322" w:rsidR="008C07FA" w:rsidRDefault="00A716D0" w:rsidP="00371E10">
            <w:r>
              <w:t>внешний</w:t>
            </w:r>
          </w:p>
        </w:tc>
      </w:tr>
      <w:tr w:rsidR="008C07FA" w14:paraId="4E2AD7BC"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556DE469"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73E08568" w14:textId="77777777" w:rsidR="008C07FA" w:rsidRPr="003F2BA2" w:rsidRDefault="008C07FA" w:rsidP="008053E3">
            <w:proofErr w:type="spellStart"/>
            <w:r w:rsidRPr="00D525F7">
              <w:t>date</w:t>
            </w:r>
            <w:proofErr w:type="spellEnd"/>
          </w:p>
        </w:tc>
        <w:tc>
          <w:tcPr>
            <w:tcW w:w="2925" w:type="dxa"/>
            <w:tcBorders>
              <w:top w:val="single" w:sz="4" w:space="0" w:color="auto"/>
              <w:left w:val="single" w:sz="4" w:space="0" w:color="auto"/>
              <w:bottom w:val="single" w:sz="4" w:space="0" w:color="auto"/>
              <w:right w:val="single" w:sz="4" w:space="0" w:color="auto"/>
            </w:tcBorders>
          </w:tcPr>
          <w:p w14:paraId="076ACAE4"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26F633B8" w14:textId="77777777" w:rsidR="008C07FA" w:rsidRDefault="008C07FA" w:rsidP="008053E3">
            <w:pPr>
              <w:ind w:firstLine="0"/>
            </w:pPr>
          </w:p>
        </w:tc>
      </w:tr>
      <w:tr w:rsidR="008C07FA" w14:paraId="590975C9"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5CA3227C" w14:textId="77777777" w:rsidR="008C07FA" w:rsidRDefault="008C07FA" w:rsidP="008053E3">
            <w:pPr>
              <w:pStyle w:val="afd"/>
              <w:spacing w:line="360" w:lineRule="auto"/>
              <w:ind w:left="360" w:firstLine="0"/>
              <w:jc w:val="center"/>
              <w:rPr>
                <w:lang w:val="en-US"/>
              </w:rPr>
            </w:pPr>
            <w:r>
              <w:rPr>
                <w:lang w:val="en-US"/>
              </w:rPr>
              <w:t>4.</w:t>
            </w:r>
          </w:p>
        </w:tc>
        <w:tc>
          <w:tcPr>
            <w:tcW w:w="3543" w:type="dxa"/>
            <w:tcBorders>
              <w:top w:val="single" w:sz="4" w:space="0" w:color="auto"/>
              <w:left w:val="single" w:sz="4" w:space="0" w:color="auto"/>
              <w:bottom w:val="single" w:sz="4" w:space="0" w:color="auto"/>
              <w:right w:val="single" w:sz="4" w:space="0" w:color="auto"/>
            </w:tcBorders>
          </w:tcPr>
          <w:p w14:paraId="796ECB0E" w14:textId="77777777" w:rsidR="008C07FA" w:rsidRPr="00F22D2F" w:rsidRDefault="008C07FA" w:rsidP="008053E3">
            <w:proofErr w:type="spellStart"/>
            <w:r w:rsidRPr="00023629">
              <w:t>type_cargo</w:t>
            </w:r>
            <w:proofErr w:type="spellEnd"/>
          </w:p>
        </w:tc>
        <w:tc>
          <w:tcPr>
            <w:tcW w:w="2925" w:type="dxa"/>
            <w:tcBorders>
              <w:top w:val="single" w:sz="4" w:space="0" w:color="auto"/>
              <w:left w:val="single" w:sz="4" w:space="0" w:color="auto"/>
              <w:bottom w:val="single" w:sz="4" w:space="0" w:color="auto"/>
              <w:right w:val="single" w:sz="4" w:space="0" w:color="auto"/>
            </w:tcBorders>
          </w:tcPr>
          <w:p w14:paraId="2A70DA63" w14:textId="77777777" w:rsidR="008C07FA" w:rsidRPr="00DF19A6"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4676DD02" w14:textId="77777777" w:rsidR="008C07FA" w:rsidRDefault="008C07FA" w:rsidP="008053E3">
            <w:pPr>
              <w:ind w:firstLine="0"/>
            </w:pPr>
          </w:p>
        </w:tc>
      </w:tr>
      <w:tr w:rsidR="008C07FA" w14:paraId="57BC6B7A"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5AF8749D" w14:textId="77777777" w:rsidR="008C07FA" w:rsidRDefault="008C07FA" w:rsidP="008053E3">
            <w:pPr>
              <w:pStyle w:val="afd"/>
              <w:spacing w:line="360" w:lineRule="auto"/>
              <w:ind w:left="360" w:firstLine="0"/>
              <w:jc w:val="center"/>
              <w:rPr>
                <w:lang w:val="en-US"/>
              </w:rPr>
            </w:pPr>
            <w:r>
              <w:rPr>
                <w:lang w:val="en-US"/>
              </w:rPr>
              <w:t>5.</w:t>
            </w:r>
          </w:p>
        </w:tc>
        <w:tc>
          <w:tcPr>
            <w:tcW w:w="3543" w:type="dxa"/>
            <w:tcBorders>
              <w:top w:val="single" w:sz="4" w:space="0" w:color="auto"/>
              <w:left w:val="single" w:sz="4" w:space="0" w:color="auto"/>
              <w:bottom w:val="single" w:sz="4" w:space="0" w:color="auto"/>
              <w:right w:val="single" w:sz="4" w:space="0" w:color="auto"/>
            </w:tcBorders>
          </w:tcPr>
          <w:p w14:paraId="089E87A6" w14:textId="77777777" w:rsidR="008C07FA" w:rsidRPr="00023629" w:rsidRDefault="008C07FA" w:rsidP="008053E3">
            <w:proofErr w:type="spellStart"/>
            <w:r w:rsidRPr="00D525F7">
              <w:t>departure</w:t>
            </w:r>
            <w:proofErr w:type="spellEnd"/>
          </w:p>
        </w:tc>
        <w:tc>
          <w:tcPr>
            <w:tcW w:w="2925" w:type="dxa"/>
            <w:tcBorders>
              <w:top w:val="single" w:sz="4" w:space="0" w:color="auto"/>
              <w:left w:val="single" w:sz="4" w:space="0" w:color="auto"/>
              <w:bottom w:val="single" w:sz="4" w:space="0" w:color="auto"/>
              <w:right w:val="single" w:sz="4" w:space="0" w:color="auto"/>
            </w:tcBorders>
          </w:tcPr>
          <w:p w14:paraId="44C6B243"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15B18EB5" w14:textId="77777777" w:rsidR="008C07FA" w:rsidRDefault="008C07FA" w:rsidP="008053E3">
            <w:pPr>
              <w:ind w:firstLine="0"/>
            </w:pPr>
          </w:p>
        </w:tc>
      </w:tr>
      <w:tr w:rsidR="008C07FA" w14:paraId="5F6CF5B5"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72740A39" w14:textId="77777777" w:rsidR="008C07FA" w:rsidRDefault="008C07FA" w:rsidP="008053E3">
            <w:pPr>
              <w:pStyle w:val="afd"/>
              <w:spacing w:line="360" w:lineRule="auto"/>
              <w:ind w:left="360" w:firstLine="0"/>
              <w:jc w:val="center"/>
              <w:rPr>
                <w:lang w:val="en-US"/>
              </w:rPr>
            </w:pPr>
            <w:r>
              <w:rPr>
                <w:lang w:val="en-US"/>
              </w:rPr>
              <w:t>6.</w:t>
            </w:r>
          </w:p>
        </w:tc>
        <w:tc>
          <w:tcPr>
            <w:tcW w:w="3543" w:type="dxa"/>
            <w:tcBorders>
              <w:top w:val="single" w:sz="4" w:space="0" w:color="auto"/>
              <w:left w:val="single" w:sz="4" w:space="0" w:color="auto"/>
              <w:bottom w:val="single" w:sz="4" w:space="0" w:color="auto"/>
              <w:right w:val="single" w:sz="4" w:space="0" w:color="auto"/>
            </w:tcBorders>
          </w:tcPr>
          <w:p w14:paraId="68B923EA" w14:textId="77777777" w:rsidR="008C07FA" w:rsidRPr="00023629" w:rsidRDefault="008C07FA" w:rsidP="008053E3">
            <w:proofErr w:type="spellStart"/>
            <w:r w:rsidRPr="00D525F7">
              <w:t>arrival</w:t>
            </w:r>
            <w:proofErr w:type="spellEnd"/>
          </w:p>
        </w:tc>
        <w:tc>
          <w:tcPr>
            <w:tcW w:w="2925" w:type="dxa"/>
            <w:tcBorders>
              <w:top w:val="single" w:sz="4" w:space="0" w:color="auto"/>
              <w:left w:val="single" w:sz="4" w:space="0" w:color="auto"/>
              <w:bottom w:val="single" w:sz="4" w:space="0" w:color="auto"/>
              <w:right w:val="single" w:sz="4" w:space="0" w:color="auto"/>
            </w:tcBorders>
          </w:tcPr>
          <w:p w14:paraId="21A3C7EA"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233911CF" w14:textId="77777777" w:rsidR="008C07FA" w:rsidRDefault="008C07FA" w:rsidP="008053E3">
            <w:pPr>
              <w:ind w:firstLine="0"/>
            </w:pPr>
          </w:p>
        </w:tc>
      </w:tr>
      <w:tr w:rsidR="008C07FA" w14:paraId="2A2FFA2F"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721B13D7" w14:textId="77777777" w:rsidR="008C07FA" w:rsidRPr="0004658D" w:rsidRDefault="008C07FA" w:rsidP="008053E3">
            <w:pPr>
              <w:pStyle w:val="afd"/>
              <w:spacing w:line="360" w:lineRule="auto"/>
              <w:ind w:left="360" w:firstLine="0"/>
              <w:jc w:val="center"/>
            </w:pPr>
            <w:r>
              <w:t>7.</w:t>
            </w:r>
          </w:p>
        </w:tc>
        <w:tc>
          <w:tcPr>
            <w:tcW w:w="3543" w:type="dxa"/>
            <w:tcBorders>
              <w:top w:val="single" w:sz="4" w:space="0" w:color="auto"/>
              <w:left w:val="single" w:sz="4" w:space="0" w:color="auto"/>
              <w:bottom w:val="single" w:sz="4" w:space="0" w:color="auto"/>
              <w:right w:val="single" w:sz="4" w:space="0" w:color="auto"/>
            </w:tcBorders>
          </w:tcPr>
          <w:p w14:paraId="13D51F50" w14:textId="77777777" w:rsidR="008C07FA" w:rsidRPr="00D525F7" w:rsidRDefault="008C07FA" w:rsidP="008053E3">
            <w:proofErr w:type="spellStart"/>
            <w:r w:rsidRPr="003F2BA2">
              <w:t>ID_manager</w:t>
            </w:r>
            <w:proofErr w:type="spellEnd"/>
          </w:p>
        </w:tc>
        <w:tc>
          <w:tcPr>
            <w:tcW w:w="2925" w:type="dxa"/>
            <w:tcBorders>
              <w:top w:val="single" w:sz="4" w:space="0" w:color="auto"/>
              <w:left w:val="single" w:sz="4" w:space="0" w:color="auto"/>
              <w:bottom w:val="single" w:sz="4" w:space="0" w:color="auto"/>
              <w:right w:val="single" w:sz="4" w:space="0" w:color="auto"/>
            </w:tcBorders>
          </w:tcPr>
          <w:p w14:paraId="721EEB71" w14:textId="77777777" w:rsidR="008C07FA" w:rsidRPr="003F2BA2"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273B54C6" w14:textId="5F41B7C7" w:rsidR="008C07FA" w:rsidRDefault="00A716D0" w:rsidP="00371E10">
            <w:r>
              <w:t>внешний</w:t>
            </w:r>
          </w:p>
        </w:tc>
      </w:tr>
    </w:tbl>
    <w:p w14:paraId="0D9DB724" w14:textId="77777777" w:rsidR="008C07FA" w:rsidRPr="00F22D2F" w:rsidRDefault="008C07FA" w:rsidP="008C07FA">
      <w:pPr>
        <w:rPr>
          <w:rFonts w:eastAsiaTheme="minorEastAsia"/>
          <w:color w:val="000000"/>
          <w:szCs w:val="28"/>
          <w:lang w:eastAsia="zh-CN"/>
        </w:rPr>
      </w:pPr>
      <w:r>
        <w:rPr>
          <w:rFonts w:eastAsiaTheme="minorEastAsia"/>
          <w:color w:val="000000"/>
          <w:szCs w:val="28"/>
          <w:lang w:eastAsia="zh-CN"/>
        </w:rPr>
        <w:t>Таблица</w:t>
      </w:r>
      <w:r w:rsidRPr="00F22D2F">
        <w:rPr>
          <w:rFonts w:eastAsiaTheme="minorEastAsia"/>
          <w:color w:val="000000"/>
          <w:szCs w:val="28"/>
          <w:lang w:eastAsia="zh-CN"/>
        </w:rPr>
        <w:t xml:space="preserve"> </w:t>
      </w:r>
      <w:r>
        <w:rPr>
          <w:rFonts w:eastAsiaTheme="minorEastAsia"/>
          <w:color w:val="000000"/>
          <w:szCs w:val="28"/>
          <w:lang w:val="en-US" w:eastAsia="zh-CN"/>
        </w:rPr>
        <w:t>13</w:t>
      </w:r>
      <w:r w:rsidRPr="00F22D2F">
        <w:rPr>
          <w:rFonts w:eastAsiaTheme="minorEastAsia"/>
          <w:color w:val="000000"/>
          <w:szCs w:val="28"/>
          <w:lang w:eastAsia="zh-CN"/>
        </w:rPr>
        <w:t xml:space="preserve"> – </w:t>
      </w:r>
      <w:r>
        <w:rPr>
          <w:rFonts w:eastAsiaTheme="minorEastAsia"/>
          <w:color w:val="000000"/>
          <w:szCs w:val="28"/>
          <w:lang w:eastAsia="zh-CN"/>
        </w:rPr>
        <w:t>описание</w:t>
      </w:r>
      <w:r w:rsidRPr="00F22D2F">
        <w:rPr>
          <w:rFonts w:eastAsiaTheme="minorEastAsia"/>
          <w:color w:val="000000"/>
          <w:szCs w:val="28"/>
          <w:lang w:eastAsia="zh-CN"/>
        </w:rPr>
        <w:t xml:space="preserve"> </w:t>
      </w:r>
      <w:r>
        <w:rPr>
          <w:rFonts w:eastAsiaTheme="minorEastAsia"/>
          <w:color w:val="000000"/>
          <w:szCs w:val="28"/>
          <w:lang w:eastAsia="zh-CN"/>
        </w:rPr>
        <w:t>отношения</w:t>
      </w:r>
      <w:r w:rsidRPr="00F22D2F">
        <w:rPr>
          <w:rFonts w:eastAsiaTheme="minorEastAsia"/>
          <w:color w:val="000000"/>
          <w:szCs w:val="28"/>
          <w:lang w:eastAsia="zh-CN"/>
        </w:rPr>
        <w:t xml:space="preserve"> «</w:t>
      </w:r>
      <w:r>
        <w:rPr>
          <w:rFonts w:eastAsiaTheme="minorEastAsia"/>
          <w:color w:val="000000"/>
          <w:szCs w:val="28"/>
          <w:lang w:val="en-US" w:eastAsia="zh-CN"/>
        </w:rPr>
        <w:t>agent</w:t>
      </w:r>
      <w:r w:rsidRPr="00F22D2F">
        <w:rPr>
          <w:rFonts w:eastAsiaTheme="minorEastAsia"/>
          <w:color w:val="000000"/>
          <w:szCs w:val="28"/>
          <w:lang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60F0EC5B"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7687A04A"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4C1D2A46"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15EB8EC8"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08D14FD9" w14:textId="77777777" w:rsidR="008C07FA" w:rsidRDefault="008C07FA" w:rsidP="008053E3">
            <w:pPr>
              <w:pStyle w:val="afd"/>
              <w:spacing w:line="360" w:lineRule="auto"/>
              <w:jc w:val="center"/>
              <w:rPr>
                <w:b/>
              </w:rPr>
            </w:pPr>
            <w:r>
              <w:rPr>
                <w:b/>
              </w:rPr>
              <w:t>Тип ключа</w:t>
            </w:r>
          </w:p>
        </w:tc>
      </w:tr>
      <w:tr w:rsidR="008C07FA" w14:paraId="7D833992"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5A84590"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73816B5E" w14:textId="77777777" w:rsidR="008C07FA" w:rsidRPr="00D525F7" w:rsidRDefault="008C07FA" w:rsidP="008053E3">
            <w:pPr>
              <w:rPr>
                <w:lang w:val="en-US"/>
              </w:rPr>
            </w:pPr>
            <w:r w:rsidRPr="00F22D2F">
              <w:t>ID_</w:t>
            </w:r>
            <w:r>
              <w:rPr>
                <w:lang w:val="en-US"/>
              </w:rPr>
              <w:t>agent</w:t>
            </w:r>
          </w:p>
        </w:tc>
        <w:tc>
          <w:tcPr>
            <w:tcW w:w="2925" w:type="dxa"/>
            <w:tcBorders>
              <w:top w:val="single" w:sz="4" w:space="0" w:color="auto"/>
              <w:left w:val="single" w:sz="4" w:space="0" w:color="auto"/>
              <w:bottom w:val="single" w:sz="4" w:space="0" w:color="auto"/>
              <w:right w:val="single" w:sz="4" w:space="0" w:color="auto"/>
            </w:tcBorders>
            <w:hideMark/>
          </w:tcPr>
          <w:p w14:paraId="4700EEFB"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09DCFA83" w14:textId="0E84B260" w:rsidR="008C07FA" w:rsidRDefault="00A716D0" w:rsidP="008053E3">
            <w:r>
              <w:t>первичный</w:t>
            </w:r>
          </w:p>
        </w:tc>
      </w:tr>
      <w:tr w:rsidR="008C07FA" w14:paraId="1CFC79EA"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2E4488E8" w14:textId="72D825FF"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1644F14B" w14:textId="77777777" w:rsidR="008C07FA" w:rsidRDefault="008C07FA" w:rsidP="008053E3">
            <w:proofErr w:type="spellStart"/>
            <w:r w:rsidRPr="00F22D2F">
              <w:t>name</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6DE988E2" w14:textId="77777777" w:rsidR="008C07FA"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hideMark/>
          </w:tcPr>
          <w:p w14:paraId="3335409C" w14:textId="77777777" w:rsidR="008C07FA" w:rsidRDefault="008C07FA" w:rsidP="008053E3">
            <w:pPr>
              <w:ind w:firstLine="0"/>
            </w:pPr>
          </w:p>
        </w:tc>
      </w:tr>
      <w:tr w:rsidR="008C07FA" w14:paraId="61E99408"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CDDC64C"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030D259C" w14:textId="77777777" w:rsidR="008C07FA" w:rsidRPr="003F2BA2" w:rsidRDefault="008C07FA" w:rsidP="008053E3">
            <w:proofErr w:type="spellStart"/>
            <w:r w:rsidRPr="00F22D2F">
              <w:t>phone</w:t>
            </w:r>
            <w:proofErr w:type="spellEnd"/>
          </w:p>
        </w:tc>
        <w:tc>
          <w:tcPr>
            <w:tcW w:w="2925" w:type="dxa"/>
            <w:tcBorders>
              <w:top w:val="single" w:sz="4" w:space="0" w:color="auto"/>
              <w:left w:val="single" w:sz="4" w:space="0" w:color="auto"/>
              <w:bottom w:val="single" w:sz="4" w:space="0" w:color="auto"/>
              <w:right w:val="single" w:sz="4" w:space="0" w:color="auto"/>
            </w:tcBorders>
          </w:tcPr>
          <w:p w14:paraId="2A68768A" w14:textId="77777777" w:rsidR="008C07FA" w:rsidRPr="003F2BA2"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04984DB4" w14:textId="77777777" w:rsidR="008C07FA" w:rsidRDefault="008C07FA" w:rsidP="008053E3">
            <w:pPr>
              <w:ind w:firstLine="0"/>
            </w:pPr>
          </w:p>
        </w:tc>
      </w:tr>
      <w:tr w:rsidR="008C07FA" w14:paraId="644B57CB"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58E0E619" w14:textId="77777777" w:rsidR="008C07FA" w:rsidRDefault="008C07FA" w:rsidP="008053E3">
            <w:pPr>
              <w:pStyle w:val="afd"/>
              <w:spacing w:line="360" w:lineRule="auto"/>
              <w:ind w:left="360" w:firstLine="0"/>
              <w:jc w:val="center"/>
              <w:rPr>
                <w:lang w:val="en-US"/>
              </w:rPr>
            </w:pPr>
            <w:r>
              <w:rPr>
                <w:lang w:val="en-US"/>
              </w:rPr>
              <w:t>4.</w:t>
            </w:r>
          </w:p>
        </w:tc>
        <w:tc>
          <w:tcPr>
            <w:tcW w:w="3543" w:type="dxa"/>
            <w:tcBorders>
              <w:top w:val="single" w:sz="4" w:space="0" w:color="auto"/>
              <w:left w:val="single" w:sz="4" w:space="0" w:color="auto"/>
              <w:bottom w:val="single" w:sz="4" w:space="0" w:color="auto"/>
              <w:right w:val="single" w:sz="4" w:space="0" w:color="auto"/>
            </w:tcBorders>
          </w:tcPr>
          <w:p w14:paraId="46E83C33" w14:textId="77777777" w:rsidR="008C07FA" w:rsidRPr="00F22D2F" w:rsidRDefault="008C07FA" w:rsidP="008053E3">
            <w:r w:rsidRPr="00D525F7">
              <w:t>ID_TP</w:t>
            </w:r>
          </w:p>
        </w:tc>
        <w:tc>
          <w:tcPr>
            <w:tcW w:w="2925" w:type="dxa"/>
            <w:tcBorders>
              <w:top w:val="single" w:sz="4" w:space="0" w:color="auto"/>
              <w:left w:val="single" w:sz="4" w:space="0" w:color="auto"/>
              <w:bottom w:val="single" w:sz="4" w:space="0" w:color="auto"/>
              <w:right w:val="single" w:sz="4" w:space="0" w:color="auto"/>
            </w:tcBorders>
          </w:tcPr>
          <w:p w14:paraId="565A58AD" w14:textId="77777777" w:rsidR="008C07FA" w:rsidRPr="00DF19A6"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6308D11E" w14:textId="2ECBF5FB" w:rsidR="008C07FA" w:rsidRDefault="00A716D0" w:rsidP="00371E10">
            <w:r>
              <w:t>внешний</w:t>
            </w:r>
          </w:p>
        </w:tc>
      </w:tr>
    </w:tbl>
    <w:p w14:paraId="3973F62A" w14:textId="0A77C1EE" w:rsidR="008C07FA" w:rsidRPr="00F22D2F" w:rsidRDefault="008C07FA" w:rsidP="008C07FA">
      <w:pPr>
        <w:rPr>
          <w:rFonts w:eastAsiaTheme="minorEastAsia"/>
          <w:color w:val="000000"/>
          <w:szCs w:val="28"/>
          <w:lang w:eastAsia="zh-CN"/>
        </w:rPr>
      </w:pPr>
      <w:r>
        <w:rPr>
          <w:rFonts w:eastAsiaTheme="minorEastAsia"/>
          <w:color w:val="000000"/>
          <w:szCs w:val="28"/>
          <w:lang w:eastAsia="zh-CN"/>
        </w:rPr>
        <w:t>Таблица</w:t>
      </w:r>
      <w:r w:rsidRPr="00F22D2F">
        <w:rPr>
          <w:rFonts w:eastAsiaTheme="minorEastAsia"/>
          <w:color w:val="000000"/>
          <w:szCs w:val="28"/>
          <w:lang w:eastAsia="zh-CN"/>
        </w:rPr>
        <w:t xml:space="preserve"> </w:t>
      </w:r>
      <w:r>
        <w:rPr>
          <w:rFonts w:eastAsiaTheme="minorEastAsia"/>
          <w:color w:val="000000"/>
          <w:szCs w:val="28"/>
          <w:lang w:val="en-US" w:eastAsia="zh-CN"/>
        </w:rPr>
        <w:t>14</w:t>
      </w:r>
      <w:r w:rsidRPr="00F22D2F">
        <w:rPr>
          <w:rFonts w:eastAsiaTheme="minorEastAsia"/>
          <w:color w:val="000000"/>
          <w:szCs w:val="28"/>
          <w:lang w:eastAsia="zh-CN"/>
        </w:rPr>
        <w:t xml:space="preserve"> – </w:t>
      </w:r>
      <w:r>
        <w:rPr>
          <w:rFonts w:eastAsiaTheme="minorEastAsia"/>
          <w:color w:val="000000"/>
          <w:szCs w:val="28"/>
          <w:lang w:eastAsia="zh-CN"/>
        </w:rPr>
        <w:t>описание</w:t>
      </w:r>
      <w:r w:rsidRPr="00F22D2F">
        <w:rPr>
          <w:rFonts w:eastAsiaTheme="minorEastAsia"/>
          <w:color w:val="000000"/>
          <w:szCs w:val="28"/>
          <w:lang w:eastAsia="zh-CN"/>
        </w:rPr>
        <w:t xml:space="preserve"> </w:t>
      </w:r>
      <w:r>
        <w:rPr>
          <w:rFonts w:eastAsiaTheme="minorEastAsia"/>
          <w:color w:val="000000"/>
          <w:szCs w:val="28"/>
          <w:lang w:eastAsia="zh-CN"/>
        </w:rPr>
        <w:t>отношения</w:t>
      </w:r>
      <w:r w:rsidRPr="00F22D2F">
        <w:rPr>
          <w:rFonts w:eastAsiaTheme="minorEastAsia"/>
          <w:color w:val="000000"/>
          <w:szCs w:val="28"/>
          <w:lang w:eastAsia="zh-CN"/>
        </w:rPr>
        <w:t xml:space="preserve"> «</w:t>
      </w:r>
      <w:r w:rsidR="00AB01EB">
        <w:rPr>
          <w:rFonts w:eastAsiaTheme="minorEastAsia"/>
          <w:color w:val="000000"/>
          <w:szCs w:val="28"/>
          <w:lang w:val="en-US" w:eastAsia="zh-CN"/>
        </w:rPr>
        <w:t>inspection certificate</w:t>
      </w:r>
      <w:r w:rsidRPr="00F22D2F">
        <w:rPr>
          <w:rFonts w:eastAsiaTheme="minorEastAsia"/>
          <w:color w:val="000000"/>
          <w:szCs w:val="28"/>
          <w:lang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8C07FA" w14:paraId="55904CED" w14:textId="77777777" w:rsidTr="008053E3">
        <w:trPr>
          <w:cantSplit/>
        </w:trPr>
        <w:tc>
          <w:tcPr>
            <w:tcW w:w="873" w:type="dxa"/>
            <w:tcBorders>
              <w:top w:val="single" w:sz="4" w:space="0" w:color="auto"/>
              <w:left w:val="single" w:sz="4" w:space="0" w:color="auto"/>
              <w:bottom w:val="single" w:sz="4" w:space="0" w:color="auto"/>
              <w:right w:val="single" w:sz="4" w:space="0" w:color="auto"/>
            </w:tcBorders>
            <w:hideMark/>
          </w:tcPr>
          <w:p w14:paraId="30B786EB" w14:textId="77777777" w:rsidR="008C07FA" w:rsidRDefault="008C07FA" w:rsidP="008053E3">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0BBFC129" w14:textId="77777777" w:rsidR="008C07FA" w:rsidRDefault="008C07FA" w:rsidP="008053E3">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566208ED" w14:textId="77777777" w:rsidR="008C07FA" w:rsidRDefault="008C07FA" w:rsidP="008053E3">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09FD4D6F" w14:textId="77777777" w:rsidR="008C07FA" w:rsidRDefault="008C07FA" w:rsidP="008053E3">
            <w:pPr>
              <w:pStyle w:val="afd"/>
              <w:spacing w:line="360" w:lineRule="auto"/>
              <w:jc w:val="center"/>
              <w:rPr>
                <w:b/>
              </w:rPr>
            </w:pPr>
            <w:r>
              <w:rPr>
                <w:b/>
              </w:rPr>
              <w:t>Тип ключа</w:t>
            </w:r>
          </w:p>
        </w:tc>
      </w:tr>
      <w:tr w:rsidR="008C07FA" w14:paraId="182CEC48"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1BE40361" w14:textId="77777777" w:rsidR="008C07FA" w:rsidRPr="003F2BA2" w:rsidRDefault="008C07FA" w:rsidP="008053E3">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15626D91" w14:textId="77777777" w:rsidR="008C07FA" w:rsidRPr="00D525F7" w:rsidRDefault="008C07FA" w:rsidP="008053E3">
            <w:pPr>
              <w:rPr>
                <w:lang w:val="en-US"/>
              </w:rPr>
            </w:pPr>
            <w:proofErr w:type="spellStart"/>
            <w:r w:rsidRPr="00F22D2F">
              <w:t>ID_</w:t>
            </w:r>
            <w:r>
              <w:t>act</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7C121888"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5D4416D6" w14:textId="30DF5B75" w:rsidR="008C07FA" w:rsidRDefault="00A716D0" w:rsidP="008053E3">
            <w:r>
              <w:t>первичный</w:t>
            </w:r>
          </w:p>
        </w:tc>
      </w:tr>
      <w:tr w:rsidR="008C07FA" w14:paraId="01210895"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0E714626" w14:textId="77777777" w:rsidR="008C07FA" w:rsidRPr="003F2BA2" w:rsidRDefault="008C07FA" w:rsidP="008053E3">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2A9CD7ED" w14:textId="77777777" w:rsidR="008C07FA" w:rsidRDefault="008C07FA" w:rsidP="008053E3">
            <w:r w:rsidRPr="00D525F7">
              <w:t>ID_EN</w:t>
            </w:r>
          </w:p>
        </w:tc>
        <w:tc>
          <w:tcPr>
            <w:tcW w:w="2925" w:type="dxa"/>
            <w:tcBorders>
              <w:top w:val="single" w:sz="4" w:space="0" w:color="auto"/>
              <w:left w:val="single" w:sz="4" w:space="0" w:color="auto"/>
              <w:bottom w:val="single" w:sz="4" w:space="0" w:color="auto"/>
              <w:right w:val="single" w:sz="4" w:space="0" w:color="auto"/>
            </w:tcBorders>
            <w:hideMark/>
          </w:tcPr>
          <w:p w14:paraId="5E147ACF" w14:textId="77777777" w:rsidR="008C07FA"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52B83DA0" w14:textId="642B2408" w:rsidR="008C07FA" w:rsidRDefault="00A716D0" w:rsidP="00371E10">
            <w:r>
              <w:t>внешний</w:t>
            </w:r>
          </w:p>
        </w:tc>
      </w:tr>
      <w:tr w:rsidR="008C07FA" w14:paraId="75D3BF55"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6B52ED5B" w14:textId="77777777" w:rsidR="008C07FA" w:rsidRDefault="008C07FA" w:rsidP="008053E3">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6768A2DC" w14:textId="77777777" w:rsidR="008C07FA" w:rsidRPr="003F2BA2" w:rsidRDefault="008C07FA" w:rsidP="008053E3">
            <w:proofErr w:type="spellStart"/>
            <w:r w:rsidRPr="00D525F7">
              <w:t>ID_inspector</w:t>
            </w:r>
            <w:proofErr w:type="spellEnd"/>
          </w:p>
        </w:tc>
        <w:tc>
          <w:tcPr>
            <w:tcW w:w="2925" w:type="dxa"/>
            <w:tcBorders>
              <w:top w:val="single" w:sz="4" w:space="0" w:color="auto"/>
              <w:left w:val="single" w:sz="4" w:space="0" w:color="auto"/>
              <w:bottom w:val="single" w:sz="4" w:space="0" w:color="auto"/>
              <w:right w:val="single" w:sz="4" w:space="0" w:color="auto"/>
            </w:tcBorders>
          </w:tcPr>
          <w:p w14:paraId="343CBF65" w14:textId="77777777" w:rsidR="008C07FA" w:rsidRPr="003F2BA2" w:rsidRDefault="008C07FA" w:rsidP="008053E3">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198747A2" w14:textId="7E04D7D7" w:rsidR="008C07FA" w:rsidRDefault="00A716D0" w:rsidP="00371E10">
            <w:r>
              <w:t>внешний</w:t>
            </w:r>
          </w:p>
        </w:tc>
      </w:tr>
      <w:tr w:rsidR="008C07FA" w14:paraId="510F0BA9" w14:textId="77777777" w:rsidTr="008053E3">
        <w:trPr>
          <w:cantSplit/>
        </w:trPr>
        <w:tc>
          <w:tcPr>
            <w:tcW w:w="873" w:type="dxa"/>
            <w:tcBorders>
              <w:top w:val="single" w:sz="4" w:space="0" w:color="auto"/>
              <w:left w:val="single" w:sz="4" w:space="0" w:color="auto"/>
              <w:bottom w:val="single" w:sz="4" w:space="0" w:color="auto"/>
              <w:right w:val="single" w:sz="4" w:space="0" w:color="auto"/>
            </w:tcBorders>
          </w:tcPr>
          <w:p w14:paraId="57600388" w14:textId="77777777" w:rsidR="008C07FA" w:rsidRDefault="008C07FA" w:rsidP="008053E3">
            <w:pPr>
              <w:pStyle w:val="afd"/>
              <w:spacing w:line="360" w:lineRule="auto"/>
              <w:ind w:left="360" w:firstLine="0"/>
              <w:jc w:val="center"/>
              <w:rPr>
                <w:lang w:val="en-US"/>
              </w:rPr>
            </w:pPr>
            <w:r>
              <w:rPr>
                <w:lang w:val="en-US"/>
              </w:rPr>
              <w:t>4.</w:t>
            </w:r>
          </w:p>
        </w:tc>
        <w:tc>
          <w:tcPr>
            <w:tcW w:w="3543" w:type="dxa"/>
            <w:tcBorders>
              <w:top w:val="single" w:sz="4" w:space="0" w:color="auto"/>
              <w:left w:val="single" w:sz="4" w:space="0" w:color="auto"/>
              <w:bottom w:val="single" w:sz="4" w:space="0" w:color="auto"/>
              <w:right w:val="single" w:sz="4" w:space="0" w:color="auto"/>
            </w:tcBorders>
          </w:tcPr>
          <w:p w14:paraId="197468BA" w14:textId="77777777" w:rsidR="008C07FA" w:rsidRPr="00F22D2F" w:rsidRDefault="008C07FA" w:rsidP="008053E3">
            <w:proofErr w:type="spellStart"/>
            <w:r w:rsidRPr="00D525F7">
              <w:t>result</w:t>
            </w:r>
            <w:proofErr w:type="spellEnd"/>
          </w:p>
        </w:tc>
        <w:tc>
          <w:tcPr>
            <w:tcW w:w="2925" w:type="dxa"/>
            <w:tcBorders>
              <w:top w:val="single" w:sz="4" w:space="0" w:color="auto"/>
              <w:left w:val="single" w:sz="4" w:space="0" w:color="auto"/>
              <w:bottom w:val="single" w:sz="4" w:space="0" w:color="auto"/>
              <w:right w:val="single" w:sz="4" w:space="0" w:color="auto"/>
            </w:tcBorders>
          </w:tcPr>
          <w:p w14:paraId="21E265C3" w14:textId="77777777" w:rsidR="008C07FA" w:rsidRPr="00DF19A6" w:rsidRDefault="008C07FA" w:rsidP="008053E3">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0566BA8B" w14:textId="77777777" w:rsidR="008C07FA" w:rsidRDefault="008C07FA" w:rsidP="008053E3">
            <w:pPr>
              <w:ind w:firstLine="0"/>
            </w:pPr>
          </w:p>
        </w:tc>
      </w:tr>
    </w:tbl>
    <w:p w14:paraId="1A6D9492" w14:textId="77777777" w:rsidR="001B241B" w:rsidRDefault="001B241B" w:rsidP="00AB01EB">
      <w:pPr>
        <w:rPr>
          <w:rFonts w:eastAsiaTheme="minorEastAsia"/>
          <w:color w:val="000000"/>
          <w:szCs w:val="28"/>
          <w:lang w:eastAsia="zh-CN"/>
        </w:rPr>
      </w:pPr>
    </w:p>
    <w:p w14:paraId="2CD59C07" w14:textId="77777777" w:rsidR="001B241B" w:rsidRDefault="001B241B" w:rsidP="00AB01EB">
      <w:pPr>
        <w:rPr>
          <w:rFonts w:eastAsiaTheme="minorEastAsia"/>
          <w:color w:val="000000"/>
          <w:szCs w:val="28"/>
          <w:lang w:eastAsia="zh-CN"/>
        </w:rPr>
      </w:pPr>
    </w:p>
    <w:p w14:paraId="4B7A47E9" w14:textId="77777777" w:rsidR="001B241B" w:rsidRDefault="001B241B" w:rsidP="00AB01EB">
      <w:pPr>
        <w:rPr>
          <w:rFonts w:eastAsiaTheme="minorEastAsia"/>
          <w:color w:val="000000"/>
          <w:szCs w:val="28"/>
          <w:lang w:eastAsia="zh-CN"/>
        </w:rPr>
      </w:pPr>
    </w:p>
    <w:p w14:paraId="161DCCCA" w14:textId="77777777" w:rsidR="001B241B" w:rsidRDefault="001B241B" w:rsidP="00AB01EB">
      <w:pPr>
        <w:rPr>
          <w:rFonts w:eastAsiaTheme="minorEastAsia"/>
          <w:color w:val="000000"/>
          <w:szCs w:val="28"/>
          <w:lang w:eastAsia="zh-CN"/>
        </w:rPr>
      </w:pPr>
    </w:p>
    <w:p w14:paraId="7D87ACDF" w14:textId="2D2596FA" w:rsidR="00AB01EB" w:rsidRPr="00F22D2F" w:rsidRDefault="00AB01EB" w:rsidP="00AB01EB">
      <w:pPr>
        <w:rPr>
          <w:rFonts w:eastAsiaTheme="minorEastAsia"/>
          <w:color w:val="000000"/>
          <w:szCs w:val="28"/>
          <w:lang w:eastAsia="zh-CN"/>
        </w:rPr>
      </w:pPr>
      <w:r>
        <w:rPr>
          <w:rFonts w:eastAsiaTheme="minorEastAsia"/>
          <w:color w:val="000000"/>
          <w:szCs w:val="28"/>
          <w:lang w:eastAsia="zh-CN"/>
        </w:rPr>
        <w:lastRenderedPageBreak/>
        <w:t>Таблица</w:t>
      </w:r>
      <w:r w:rsidRPr="00F22D2F">
        <w:rPr>
          <w:rFonts w:eastAsiaTheme="minorEastAsia"/>
          <w:color w:val="000000"/>
          <w:szCs w:val="28"/>
          <w:lang w:eastAsia="zh-CN"/>
        </w:rPr>
        <w:t xml:space="preserve"> </w:t>
      </w:r>
      <w:r w:rsidRPr="00AB01EB">
        <w:rPr>
          <w:rFonts w:eastAsiaTheme="minorEastAsia"/>
          <w:color w:val="000000"/>
          <w:szCs w:val="28"/>
          <w:lang w:eastAsia="zh-CN"/>
        </w:rPr>
        <w:t>15</w:t>
      </w:r>
      <w:r w:rsidRPr="00F22D2F">
        <w:rPr>
          <w:rFonts w:eastAsiaTheme="minorEastAsia"/>
          <w:color w:val="000000"/>
          <w:szCs w:val="28"/>
          <w:lang w:eastAsia="zh-CN"/>
        </w:rPr>
        <w:t xml:space="preserve"> – </w:t>
      </w:r>
      <w:r>
        <w:rPr>
          <w:rFonts w:eastAsiaTheme="minorEastAsia"/>
          <w:color w:val="000000"/>
          <w:szCs w:val="28"/>
          <w:lang w:eastAsia="zh-CN"/>
        </w:rPr>
        <w:t>описание</w:t>
      </w:r>
      <w:r w:rsidRPr="00F22D2F">
        <w:rPr>
          <w:rFonts w:eastAsiaTheme="minorEastAsia"/>
          <w:color w:val="000000"/>
          <w:szCs w:val="28"/>
          <w:lang w:eastAsia="zh-CN"/>
        </w:rPr>
        <w:t xml:space="preserve"> </w:t>
      </w:r>
      <w:r>
        <w:rPr>
          <w:rFonts w:eastAsiaTheme="minorEastAsia"/>
          <w:color w:val="000000"/>
          <w:szCs w:val="28"/>
          <w:lang w:eastAsia="zh-CN"/>
        </w:rPr>
        <w:t>отношения</w:t>
      </w:r>
      <w:r w:rsidRPr="00F22D2F">
        <w:rPr>
          <w:rFonts w:eastAsiaTheme="minorEastAsia"/>
          <w:color w:val="000000"/>
          <w:szCs w:val="28"/>
          <w:lang w:eastAsia="zh-CN"/>
        </w:rPr>
        <w:t xml:space="preserve"> «</w:t>
      </w:r>
      <w:r>
        <w:rPr>
          <w:rFonts w:eastAsiaTheme="minorEastAsia"/>
          <w:color w:val="000000"/>
          <w:szCs w:val="28"/>
          <w:lang w:val="en-US" w:eastAsia="zh-CN"/>
        </w:rPr>
        <w:t>dispatch</w:t>
      </w:r>
      <w:r w:rsidRPr="00AB01EB">
        <w:rPr>
          <w:rFonts w:eastAsiaTheme="minorEastAsia"/>
          <w:color w:val="000000"/>
          <w:szCs w:val="28"/>
          <w:lang w:eastAsia="zh-CN"/>
        </w:rPr>
        <w:t xml:space="preserve"> </w:t>
      </w:r>
      <w:r>
        <w:rPr>
          <w:rFonts w:eastAsiaTheme="minorEastAsia"/>
          <w:color w:val="000000"/>
          <w:szCs w:val="28"/>
          <w:lang w:val="en-US" w:eastAsia="zh-CN"/>
        </w:rPr>
        <w:t>monitoring</w:t>
      </w:r>
      <w:r w:rsidRPr="00F22D2F">
        <w:rPr>
          <w:rFonts w:eastAsiaTheme="minorEastAsia"/>
          <w:color w:val="000000"/>
          <w:szCs w:val="28"/>
          <w:lang w:eastAsia="zh-CN"/>
        </w:rPr>
        <w:t>»</w:t>
      </w:r>
    </w:p>
    <w:tbl>
      <w:tblPr>
        <w:tblW w:w="10028" w:type="dxa"/>
        <w:tblInd w:w="2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3"/>
        <w:gridCol w:w="3543"/>
        <w:gridCol w:w="2925"/>
        <w:gridCol w:w="2687"/>
      </w:tblGrid>
      <w:tr w:rsidR="00AB01EB" w14:paraId="718A16EC" w14:textId="77777777" w:rsidTr="00363C37">
        <w:trPr>
          <w:cantSplit/>
        </w:trPr>
        <w:tc>
          <w:tcPr>
            <w:tcW w:w="873" w:type="dxa"/>
            <w:tcBorders>
              <w:top w:val="single" w:sz="4" w:space="0" w:color="auto"/>
              <w:left w:val="single" w:sz="4" w:space="0" w:color="auto"/>
              <w:bottom w:val="single" w:sz="4" w:space="0" w:color="auto"/>
              <w:right w:val="single" w:sz="4" w:space="0" w:color="auto"/>
            </w:tcBorders>
            <w:hideMark/>
          </w:tcPr>
          <w:p w14:paraId="58FFE8B6" w14:textId="77777777" w:rsidR="00AB01EB" w:rsidRDefault="00AB01EB" w:rsidP="00363C37">
            <w:pPr>
              <w:pStyle w:val="afd"/>
              <w:spacing w:line="360" w:lineRule="auto"/>
              <w:ind w:firstLine="0"/>
              <w:rPr>
                <w:b/>
              </w:rPr>
            </w:pPr>
            <w:r>
              <w:rPr>
                <w:b/>
              </w:rPr>
              <w:t>№</w:t>
            </w:r>
          </w:p>
        </w:tc>
        <w:tc>
          <w:tcPr>
            <w:tcW w:w="3543" w:type="dxa"/>
            <w:tcBorders>
              <w:top w:val="single" w:sz="4" w:space="0" w:color="auto"/>
              <w:left w:val="single" w:sz="4" w:space="0" w:color="auto"/>
              <w:bottom w:val="single" w:sz="4" w:space="0" w:color="auto"/>
              <w:right w:val="single" w:sz="4" w:space="0" w:color="auto"/>
            </w:tcBorders>
            <w:hideMark/>
          </w:tcPr>
          <w:p w14:paraId="6C8F7823" w14:textId="77777777" w:rsidR="00AB01EB" w:rsidRDefault="00AB01EB" w:rsidP="00363C37">
            <w:pPr>
              <w:pStyle w:val="afd"/>
              <w:spacing w:line="360" w:lineRule="auto"/>
              <w:jc w:val="center"/>
              <w:rPr>
                <w:b/>
              </w:rPr>
            </w:pPr>
            <w:r>
              <w:rPr>
                <w:b/>
              </w:rPr>
              <w:t xml:space="preserve">Имя поля </w:t>
            </w:r>
          </w:p>
        </w:tc>
        <w:tc>
          <w:tcPr>
            <w:tcW w:w="2925" w:type="dxa"/>
            <w:tcBorders>
              <w:top w:val="single" w:sz="4" w:space="0" w:color="auto"/>
              <w:left w:val="single" w:sz="4" w:space="0" w:color="auto"/>
              <w:bottom w:val="single" w:sz="4" w:space="0" w:color="auto"/>
              <w:right w:val="single" w:sz="4" w:space="0" w:color="auto"/>
            </w:tcBorders>
            <w:hideMark/>
          </w:tcPr>
          <w:p w14:paraId="5700D7BE" w14:textId="77777777" w:rsidR="00AB01EB" w:rsidRDefault="00AB01EB" w:rsidP="00363C37">
            <w:pPr>
              <w:pStyle w:val="afd"/>
              <w:spacing w:line="360" w:lineRule="auto"/>
              <w:jc w:val="center"/>
              <w:rPr>
                <w:b/>
              </w:rPr>
            </w:pPr>
            <w:r>
              <w:rPr>
                <w:b/>
              </w:rPr>
              <w:t>Тип данных (и размер) поля</w:t>
            </w:r>
          </w:p>
        </w:tc>
        <w:tc>
          <w:tcPr>
            <w:tcW w:w="2687" w:type="dxa"/>
            <w:tcBorders>
              <w:top w:val="single" w:sz="4" w:space="0" w:color="auto"/>
              <w:left w:val="single" w:sz="4" w:space="0" w:color="auto"/>
              <w:bottom w:val="single" w:sz="4" w:space="0" w:color="auto"/>
              <w:right w:val="single" w:sz="4" w:space="0" w:color="auto"/>
            </w:tcBorders>
            <w:hideMark/>
          </w:tcPr>
          <w:p w14:paraId="566165C5" w14:textId="77777777" w:rsidR="00AB01EB" w:rsidRDefault="00AB01EB" w:rsidP="00363C37">
            <w:pPr>
              <w:pStyle w:val="afd"/>
              <w:spacing w:line="360" w:lineRule="auto"/>
              <w:jc w:val="center"/>
              <w:rPr>
                <w:b/>
              </w:rPr>
            </w:pPr>
            <w:r>
              <w:rPr>
                <w:b/>
              </w:rPr>
              <w:t>Тип ключа</w:t>
            </w:r>
          </w:p>
        </w:tc>
      </w:tr>
      <w:tr w:rsidR="00AB01EB" w14:paraId="0AF6926D" w14:textId="77777777" w:rsidTr="00363C37">
        <w:trPr>
          <w:cantSplit/>
        </w:trPr>
        <w:tc>
          <w:tcPr>
            <w:tcW w:w="873" w:type="dxa"/>
            <w:tcBorders>
              <w:top w:val="single" w:sz="4" w:space="0" w:color="auto"/>
              <w:left w:val="single" w:sz="4" w:space="0" w:color="auto"/>
              <w:bottom w:val="single" w:sz="4" w:space="0" w:color="auto"/>
              <w:right w:val="single" w:sz="4" w:space="0" w:color="auto"/>
            </w:tcBorders>
          </w:tcPr>
          <w:p w14:paraId="599E4C33" w14:textId="77777777" w:rsidR="00AB01EB" w:rsidRPr="003F2BA2" w:rsidRDefault="00AB01EB" w:rsidP="00363C37">
            <w:pPr>
              <w:pStyle w:val="afd"/>
              <w:spacing w:line="360" w:lineRule="auto"/>
              <w:ind w:left="360" w:firstLine="0"/>
              <w:jc w:val="center"/>
              <w:rPr>
                <w:lang w:val="en-US"/>
              </w:rPr>
            </w:pPr>
            <w:r>
              <w:rPr>
                <w:lang w:val="en-US"/>
              </w:rPr>
              <w:t>1.</w:t>
            </w:r>
          </w:p>
        </w:tc>
        <w:tc>
          <w:tcPr>
            <w:tcW w:w="3543" w:type="dxa"/>
            <w:tcBorders>
              <w:top w:val="single" w:sz="4" w:space="0" w:color="auto"/>
              <w:left w:val="single" w:sz="4" w:space="0" w:color="auto"/>
              <w:bottom w:val="single" w:sz="4" w:space="0" w:color="auto"/>
              <w:right w:val="single" w:sz="4" w:space="0" w:color="auto"/>
            </w:tcBorders>
            <w:hideMark/>
          </w:tcPr>
          <w:p w14:paraId="28DE3318" w14:textId="1C42755E" w:rsidR="00AB01EB" w:rsidRPr="00AB01EB" w:rsidRDefault="00AB01EB" w:rsidP="00363C37">
            <w:pPr>
              <w:rPr>
                <w:lang w:val="en-US"/>
              </w:rPr>
            </w:pPr>
            <w:r w:rsidRPr="00F22D2F">
              <w:t>ID_</w:t>
            </w:r>
            <w:proofErr w:type="spellStart"/>
            <w:r>
              <w:rPr>
                <w:lang w:val="en-US"/>
              </w:rPr>
              <w:t>disp</w:t>
            </w:r>
            <w:proofErr w:type="spellEnd"/>
          </w:p>
        </w:tc>
        <w:tc>
          <w:tcPr>
            <w:tcW w:w="2925" w:type="dxa"/>
            <w:tcBorders>
              <w:top w:val="single" w:sz="4" w:space="0" w:color="auto"/>
              <w:left w:val="single" w:sz="4" w:space="0" w:color="auto"/>
              <w:bottom w:val="single" w:sz="4" w:space="0" w:color="auto"/>
              <w:right w:val="single" w:sz="4" w:space="0" w:color="auto"/>
            </w:tcBorders>
            <w:hideMark/>
          </w:tcPr>
          <w:p w14:paraId="6F5AEF24" w14:textId="77777777" w:rsidR="00AB01EB" w:rsidRDefault="00AB01EB" w:rsidP="00363C37">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hideMark/>
          </w:tcPr>
          <w:p w14:paraId="0E95269A" w14:textId="77777777" w:rsidR="00AB01EB" w:rsidRDefault="00AB01EB" w:rsidP="00363C37">
            <w:r>
              <w:t>первичный</w:t>
            </w:r>
          </w:p>
        </w:tc>
      </w:tr>
      <w:tr w:rsidR="00AB01EB" w14:paraId="44CD25BB" w14:textId="77777777" w:rsidTr="00363C37">
        <w:trPr>
          <w:cantSplit/>
        </w:trPr>
        <w:tc>
          <w:tcPr>
            <w:tcW w:w="873" w:type="dxa"/>
            <w:tcBorders>
              <w:top w:val="single" w:sz="4" w:space="0" w:color="auto"/>
              <w:left w:val="single" w:sz="4" w:space="0" w:color="auto"/>
              <w:bottom w:val="single" w:sz="4" w:space="0" w:color="auto"/>
              <w:right w:val="single" w:sz="4" w:space="0" w:color="auto"/>
            </w:tcBorders>
          </w:tcPr>
          <w:p w14:paraId="305C2715" w14:textId="77777777" w:rsidR="00AB01EB" w:rsidRPr="003F2BA2" w:rsidRDefault="00AB01EB" w:rsidP="00363C37">
            <w:pPr>
              <w:pStyle w:val="afd"/>
              <w:spacing w:line="360" w:lineRule="auto"/>
              <w:ind w:left="360" w:firstLine="0"/>
              <w:jc w:val="center"/>
              <w:rPr>
                <w:lang w:val="en-US"/>
              </w:rPr>
            </w:pPr>
            <w:r>
              <w:rPr>
                <w:lang w:val="en-US"/>
              </w:rPr>
              <w:t>2.</w:t>
            </w:r>
          </w:p>
        </w:tc>
        <w:tc>
          <w:tcPr>
            <w:tcW w:w="3543" w:type="dxa"/>
            <w:tcBorders>
              <w:top w:val="single" w:sz="4" w:space="0" w:color="auto"/>
              <w:left w:val="single" w:sz="4" w:space="0" w:color="auto"/>
              <w:bottom w:val="single" w:sz="4" w:space="0" w:color="auto"/>
              <w:right w:val="single" w:sz="4" w:space="0" w:color="auto"/>
            </w:tcBorders>
            <w:hideMark/>
          </w:tcPr>
          <w:p w14:paraId="5A540F0B" w14:textId="04055AC3" w:rsidR="00AB01EB" w:rsidRPr="00AB01EB" w:rsidRDefault="00AB01EB" w:rsidP="00363C37">
            <w:pPr>
              <w:rPr>
                <w:lang w:val="en-US"/>
              </w:rPr>
            </w:pPr>
            <w:r>
              <w:rPr>
                <w:lang w:val="en-US"/>
              </w:rPr>
              <w:t>date</w:t>
            </w:r>
          </w:p>
        </w:tc>
        <w:tc>
          <w:tcPr>
            <w:tcW w:w="2925" w:type="dxa"/>
            <w:tcBorders>
              <w:top w:val="single" w:sz="4" w:space="0" w:color="auto"/>
              <w:left w:val="single" w:sz="4" w:space="0" w:color="auto"/>
              <w:bottom w:val="single" w:sz="4" w:space="0" w:color="auto"/>
              <w:right w:val="single" w:sz="4" w:space="0" w:color="auto"/>
            </w:tcBorders>
            <w:hideMark/>
          </w:tcPr>
          <w:p w14:paraId="65D1FE99" w14:textId="04E95AB1" w:rsidR="00AB01EB" w:rsidRDefault="00AB01EB" w:rsidP="00363C37">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hideMark/>
          </w:tcPr>
          <w:p w14:paraId="4421191C" w14:textId="3002D14B" w:rsidR="00AB01EB" w:rsidRDefault="00AB01EB" w:rsidP="00363C37"/>
        </w:tc>
      </w:tr>
      <w:tr w:rsidR="00AB01EB" w14:paraId="37B62FE3" w14:textId="77777777" w:rsidTr="00363C37">
        <w:trPr>
          <w:cantSplit/>
        </w:trPr>
        <w:tc>
          <w:tcPr>
            <w:tcW w:w="873" w:type="dxa"/>
            <w:tcBorders>
              <w:top w:val="single" w:sz="4" w:space="0" w:color="auto"/>
              <w:left w:val="single" w:sz="4" w:space="0" w:color="auto"/>
              <w:bottom w:val="single" w:sz="4" w:space="0" w:color="auto"/>
              <w:right w:val="single" w:sz="4" w:space="0" w:color="auto"/>
            </w:tcBorders>
          </w:tcPr>
          <w:p w14:paraId="0D2D599E" w14:textId="77777777" w:rsidR="00AB01EB" w:rsidRDefault="00AB01EB" w:rsidP="00363C37">
            <w:pPr>
              <w:pStyle w:val="afd"/>
              <w:spacing w:line="360" w:lineRule="auto"/>
              <w:ind w:left="360" w:firstLine="0"/>
              <w:jc w:val="center"/>
              <w:rPr>
                <w:lang w:val="en-US"/>
              </w:rPr>
            </w:pPr>
            <w:r>
              <w:rPr>
                <w:lang w:val="en-US"/>
              </w:rPr>
              <w:t>3.</w:t>
            </w:r>
          </w:p>
        </w:tc>
        <w:tc>
          <w:tcPr>
            <w:tcW w:w="3543" w:type="dxa"/>
            <w:tcBorders>
              <w:top w:val="single" w:sz="4" w:space="0" w:color="auto"/>
              <w:left w:val="single" w:sz="4" w:space="0" w:color="auto"/>
              <w:bottom w:val="single" w:sz="4" w:space="0" w:color="auto"/>
              <w:right w:val="single" w:sz="4" w:space="0" w:color="auto"/>
            </w:tcBorders>
          </w:tcPr>
          <w:p w14:paraId="1FD3BE58" w14:textId="7EA1315C" w:rsidR="00AB01EB" w:rsidRPr="00AB01EB" w:rsidRDefault="00AB01EB" w:rsidP="00363C37">
            <w:pPr>
              <w:rPr>
                <w:lang w:val="en-US"/>
              </w:rPr>
            </w:pPr>
            <w:r w:rsidRPr="00D525F7">
              <w:t>ID_</w:t>
            </w:r>
            <w:r>
              <w:rPr>
                <w:lang w:val="en-US"/>
              </w:rPr>
              <w:t>car</w:t>
            </w:r>
            <w:r w:rsidR="009D0928">
              <w:rPr>
                <w:lang w:val="en-US"/>
              </w:rPr>
              <w:t>go</w:t>
            </w:r>
          </w:p>
        </w:tc>
        <w:tc>
          <w:tcPr>
            <w:tcW w:w="2925" w:type="dxa"/>
            <w:tcBorders>
              <w:top w:val="single" w:sz="4" w:space="0" w:color="auto"/>
              <w:left w:val="single" w:sz="4" w:space="0" w:color="auto"/>
              <w:bottom w:val="single" w:sz="4" w:space="0" w:color="auto"/>
              <w:right w:val="single" w:sz="4" w:space="0" w:color="auto"/>
            </w:tcBorders>
          </w:tcPr>
          <w:p w14:paraId="1939F570" w14:textId="77777777" w:rsidR="00AB01EB" w:rsidRPr="003F2BA2" w:rsidRDefault="00AB01EB" w:rsidP="00363C37">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5F897764" w14:textId="77777777" w:rsidR="00AB01EB" w:rsidRDefault="00AB01EB" w:rsidP="00363C37">
            <w:r>
              <w:t>внешний</w:t>
            </w:r>
          </w:p>
        </w:tc>
      </w:tr>
      <w:tr w:rsidR="00AB01EB" w14:paraId="2F869575" w14:textId="77777777" w:rsidTr="00363C37">
        <w:trPr>
          <w:cantSplit/>
        </w:trPr>
        <w:tc>
          <w:tcPr>
            <w:tcW w:w="873" w:type="dxa"/>
            <w:tcBorders>
              <w:top w:val="single" w:sz="4" w:space="0" w:color="auto"/>
              <w:left w:val="single" w:sz="4" w:space="0" w:color="auto"/>
              <w:bottom w:val="single" w:sz="4" w:space="0" w:color="auto"/>
              <w:right w:val="single" w:sz="4" w:space="0" w:color="auto"/>
            </w:tcBorders>
          </w:tcPr>
          <w:p w14:paraId="6357FB44" w14:textId="77777777" w:rsidR="00AB01EB" w:rsidRDefault="00AB01EB" w:rsidP="00363C37">
            <w:pPr>
              <w:pStyle w:val="afd"/>
              <w:spacing w:line="360" w:lineRule="auto"/>
              <w:ind w:left="360" w:firstLine="0"/>
              <w:jc w:val="center"/>
              <w:rPr>
                <w:lang w:val="en-US"/>
              </w:rPr>
            </w:pPr>
            <w:r>
              <w:rPr>
                <w:lang w:val="en-US"/>
              </w:rPr>
              <w:t>4.</w:t>
            </w:r>
          </w:p>
        </w:tc>
        <w:tc>
          <w:tcPr>
            <w:tcW w:w="3543" w:type="dxa"/>
            <w:tcBorders>
              <w:top w:val="single" w:sz="4" w:space="0" w:color="auto"/>
              <w:left w:val="single" w:sz="4" w:space="0" w:color="auto"/>
              <w:bottom w:val="single" w:sz="4" w:space="0" w:color="auto"/>
              <w:right w:val="single" w:sz="4" w:space="0" w:color="auto"/>
            </w:tcBorders>
          </w:tcPr>
          <w:p w14:paraId="414F5DCF" w14:textId="6D4CE2AE" w:rsidR="00AB01EB" w:rsidRPr="00AB01EB" w:rsidRDefault="00AB01EB" w:rsidP="00363C37">
            <w:pPr>
              <w:rPr>
                <w:lang w:val="en-US"/>
              </w:rPr>
            </w:pPr>
            <w:r>
              <w:rPr>
                <w:lang w:val="en-US"/>
              </w:rPr>
              <w:t>operation</w:t>
            </w:r>
          </w:p>
        </w:tc>
        <w:tc>
          <w:tcPr>
            <w:tcW w:w="2925" w:type="dxa"/>
            <w:tcBorders>
              <w:top w:val="single" w:sz="4" w:space="0" w:color="auto"/>
              <w:left w:val="single" w:sz="4" w:space="0" w:color="auto"/>
              <w:bottom w:val="single" w:sz="4" w:space="0" w:color="auto"/>
              <w:right w:val="single" w:sz="4" w:space="0" w:color="auto"/>
            </w:tcBorders>
          </w:tcPr>
          <w:p w14:paraId="1CCE9C94" w14:textId="77777777" w:rsidR="00AB01EB" w:rsidRPr="00DF19A6" w:rsidRDefault="00AB01EB" w:rsidP="00363C37">
            <w:pPr>
              <w:rPr>
                <w:lang w:val="en-US"/>
              </w:rPr>
            </w:pPr>
            <w:proofErr w:type="gramStart"/>
            <w:r w:rsidRPr="003F2BA2">
              <w:rPr>
                <w:lang w:val="en-US"/>
              </w:rPr>
              <w:t>varchar(</w:t>
            </w:r>
            <w:proofErr w:type="gramEnd"/>
            <w:r w:rsidRPr="003F2BA2">
              <w:rPr>
                <w:lang w:val="en-US"/>
              </w:rPr>
              <w:t>50)</w:t>
            </w:r>
          </w:p>
        </w:tc>
        <w:tc>
          <w:tcPr>
            <w:tcW w:w="2687" w:type="dxa"/>
            <w:tcBorders>
              <w:top w:val="single" w:sz="4" w:space="0" w:color="auto"/>
              <w:left w:val="single" w:sz="4" w:space="0" w:color="auto"/>
              <w:bottom w:val="single" w:sz="4" w:space="0" w:color="auto"/>
              <w:right w:val="single" w:sz="4" w:space="0" w:color="auto"/>
            </w:tcBorders>
          </w:tcPr>
          <w:p w14:paraId="3D598D18" w14:textId="77777777" w:rsidR="00AB01EB" w:rsidRDefault="00AB01EB" w:rsidP="00363C37">
            <w:pPr>
              <w:ind w:firstLine="0"/>
            </w:pPr>
          </w:p>
        </w:tc>
      </w:tr>
      <w:tr w:rsidR="001B241B" w14:paraId="48740E87" w14:textId="77777777" w:rsidTr="00363C37">
        <w:trPr>
          <w:cantSplit/>
        </w:trPr>
        <w:tc>
          <w:tcPr>
            <w:tcW w:w="873" w:type="dxa"/>
            <w:tcBorders>
              <w:top w:val="single" w:sz="4" w:space="0" w:color="auto"/>
              <w:left w:val="single" w:sz="4" w:space="0" w:color="auto"/>
              <w:bottom w:val="single" w:sz="4" w:space="0" w:color="auto"/>
              <w:right w:val="single" w:sz="4" w:space="0" w:color="auto"/>
            </w:tcBorders>
          </w:tcPr>
          <w:p w14:paraId="23552E3A" w14:textId="00FC77EB" w:rsidR="001B241B" w:rsidRDefault="001B241B" w:rsidP="00363C37">
            <w:pPr>
              <w:pStyle w:val="afd"/>
              <w:spacing w:line="360" w:lineRule="auto"/>
              <w:ind w:left="360" w:firstLine="0"/>
              <w:jc w:val="center"/>
              <w:rPr>
                <w:lang w:val="en-US"/>
              </w:rPr>
            </w:pPr>
            <w:r>
              <w:rPr>
                <w:lang w:val="en-US"/>
              </w:rPr>
              <w:t>5.</w:t>
            </w:r>
          </w:p>
        </w:tc>
        <w:tc>
          <w:tcPr>
            <w:tcW w:w="3543" w:type="dxa"/>
            <w:tcBorders>
              <w:top w:val="single" w:sz="4" w:space="0" w:color="auto"/>
              <w:left w:val="single" w:sz="4" w:space="0" w:color="auto"/>
              <w:bottom w:val="single" w:sz="4" w:space="0" w:color="auto"/>
              <w:right w:val="single" w:sz="4" w:space="0" w:color="auto"/>
            </w:tcBorders>
          </w:tcPr>
          <w:p w14:paraId="15DB1FCB" w14:textId="089111E3" w:rsidR="001B241B" w:rsidRDefault="001B241B" w:rsidP="00363C37">
            <w:pPr>
              <w:rPr>
                <w:lang w:val="en-US"/>
              </w:rPr>
            </w:pPr>
            <w:r>
              <w:rPr>
                <w:lang w:val="en-US"/>
              </w:rPr>
              <w:t>ID_EN</w:t>
            </w:r>
          </w:p>
        </w:tc>
        <w:tc>
          <w:tcPr>
            <w:tcW w:w="2925" w:type="dxa"/>
            <w:tcBorders>
              <w:top w:val="single" w:sz="4" w:space="0" w:color="auto"/>
              <w:left w:val="single" w:sz="4" w:space="0" w:color="auto"/>
              <w:bottom w:val="single" w:sz="4" w:space="0" w:color="auto"/>
              <w:right w:val="single" w:sz="4" w:space="0" w:color="auto"/>
            </w:tcBorders>
          </w:tcPr>
          <w:p w14:paraId="125F757B" w14:textId="50FFA3C3" w:rsidR="001B241B" w:rsidRPr="003F2BA2" w:rsidRDefault="001B241B" w:rsidP="00363C37">
            <w:pPr>
              <w:rPr>
                <w:lang w:val="en-US"/>
              </w:rPr>
            </w:pPr>
            <w:r>
              <w:rPr>
                <w:lang w:val="en-US"/>
              </w:rPr>
              <w:t>int</w:t>
            </w:r>
          </w:p>
        </w:tc>
        <w:tc>
          <w:tcPr>
            <w:tcW w:w="2687" w:type="dxa"/>
            <w:tcBorders>
              <w:top w:val="single" w:sz="4" w:space="0" w:color="auto"/>
              <w:left w:val="single" w:sz="4" w:space="0" w:color="auto"/>
              <w:bottom w:val="single" w:sz="4" w:space="0" w:color="auto"/>
              <w:right w:val="single" w:sz="4" w:space="0" w:color="auto"/>
            </w:tcBorders>
          </w:tcPr>
          <w:p w14:paraId="732AB524" w14:textId="0B9DBD62" w:rsidR="001B241B" w:rsidRDefault="001B241B" w:rsidP="001B241B">
            <w:pPr>
              <w:ind w:firstLine="0"/>
              <w:jc w:val="center"/>
            </w:pPr>
            <w:r>
              <w:t>внешний</w:t>
            </w:r>
          </w:p>
        </w:tc>
      </w:tr>
    </w:tbl>
    <w:p w14:paraId="493F2FD4" w14:textId="77777777" w:rsidR="008C07FA" w:rsidRDefault="008C07FA" w:rsidP="008C07FA">
      <w:pPr>
        <w:pStyle w:val="afff"/>
        <w:spacing w:after="0" w:line="360" w:lineRule="auto"/>
        <w:ind w:left="709"/>
        <w:jc w:val="both"/>
      </w:pPr>
    </w:p>
    <w:p w14:paraId="181AC544" w14:textId="78EB4A49" w:rsidR="008C07FA" w:rsidRPr="00812DA1" w:rsidRDefault="00492773" w:rsidP="009078C4">
      <w:pPr>
        <w:pStyle w:val="3"/>
        <w:numPr>
          <w:ilvl w:val="2"/>
          <w:numId w:val="16"/>
        </w:numPr>
        <w:spacing w:before="0"/>
        <w:ind w:left="0" w:firstLine="709"/>
        <w:rPr>
          <w:rFonts w:ascii="Times New Roman" w:hAnsi="Times New Roman" w:cs="Times New Roman"/>
          <w:color w:val="000000" w:themeColor="text1"/>
          <w:sz w:val="28"/>
          <w:szCs w:val="28"/>
        </w:rPr>
      </w:pPr>
      <w:bookmarkStart w:id="64" w:name="_Toc231989440"/>
      <w:r>
        <w:rPr>
          <w:rFonts w:ascii="Times New Roman" w:hAnsi="Times New Roman" w:cs="Times New Roman"/>
          <w:color w:val="000000" w:themeColor="text1"/>
          <w:sz w:val="28"/>
          <w:szCs w:val="28"/>
        </w:rPr>
        <w:t xml:space="preserve">Определение связей </w:t>
      </w:r>
      <w:r w:rsidR="00F0165F">
        <w:rPr>
          <w:rFonts w:ascii="Times New Roman" w:hAnsi="Times New Roman" w:cs="Times New Roman"/>
          <w:color w:val="000000" w:themeColor="text1"/>
          <w:sz w:val="28"/>
          <w:szCs w:val="28"/>
        </w:rPr>
        <w:t>между отношениями</w:t>
      </w:r>
      <w:bookmarkEnd w:id="64"/>
    </w:p>
    <w:p w14:paraId="725EEDFA" w14:textId="73D455CE" w:rsidR="00492773" w:rsidRPr="00492773" w:rsidRDefault="00492773" w:rsidP="00492773">
      <w:pPr>
        <w:rPr>
          <w:szCs w:val="28"/>
        </w:rPr>
      </w:pPr>
      <w:r w:rsidRPr="00492773">
        <w:rPr>
          <w:szCs w:val="28"/>
        </w:rPr>
        <w:t xml:space="preserve">В </w:t>
      </w:r>
      <w:r>
        <w:rPr>
          <w:szCs w:val="28"/>
        </w:rPr>
        <w:t>таблице 1</w:t>
      </w:r>
      <w:r w:rsidR="00AB01EB" w:rsidRPr="00AB01EB">
        <w:rPr>
          <w:szCs w:val="28"/>
        </w:rPr>
        <w:t>6</w:t>
      </w:r>
      <w:r w:rsidRPr="00492773">
        <w:rPr>
          <w:szCs w:val="28"/>
        </w:rPr>
        <w:t xml:space="preserve"> приведено описание связей между отношениями ДЛМ, полученные в результате применения проектной процедуры </w:t>
      </w:r>
      <w:r w:rsidRPr="00492773">
        <w:rPr>
          <w:color w:val="000000"/>
          <w:szCs w:val="28"/>
        </w:rPr>
        <w:t xml:space="preserve">преобразования исходной ИЛМ в </w:t>
      </w:r>
      <w:proofErr w:type="spellStart"/>
      <w:r w:rsidRPr="00492773">
        <w:rPr>
          <w:color w:val="000000"/>
          <w:szCs w:val="28"/>
        </w:rPr>
        <w:t>даталогическую</w:t>
      </w:r>
      <w:proofErr w:type="spellEnd"/>
      <w:r w:rsidRPr="00492773">
        <w:rPr>
          <w:color w:val="000000"/>
          <w:szCs w:val="28"/>
        </w:rPr>
        <w:t xml:space="preserve"> модель. Преобразование осуществлено в среде СУБД</w:t>
      </w:r>
      <w:r w:rsidRPr="00492773">
        <w:rPr>
          <w:szCs w:val="28"/>
        </w:rPr>
        <w:t xml:space="preserve"> </w:t>
      </w:r>
      <w:r w:rsidRPr="00492773">
        <w:rPr>
          <w:szCs w:val="28"/>
          <w:lang w:val="en-US"/>
        </w:rPr>
        <w:t>MS</w:t>
      </w:r>
      <w:r w:rsidRPr="00492773">
        <w:rPr>
          <w:szCs w:val="28"/>
        </w:rPr>
        <w:t xml:space="preserve"> SQL </w:t>
      </w:r>
      <w:proofErr w:type="spellStart"/>
      <w:r w:rsidRPr="00492773">
        <w:rPr>
          <w:szCs w:val="28"/>
        </w:rPr>
        <w:t>ServerExpress</w:t>
      </w:r>
      <w:proofErr w:type="spellEnd"/>
      <w:r w:rsidRPr="00492773">
        <w:rPr>
          <w:szCs w:val="28"/>
        </w:rPr>
        <w:t xml:space="preserve"> 20</w:t>
      </w:r>
      <w:r>
        <w:rPr>
          <w:szCs w:val="28"/>
        </w:rPr>
        <w:t>22</w:t>
      </w:r>
      <w:r w:rsidRPr="00492773">
        <w:rPr>
          <w:szCs w:val="28"/>
        </w:rPr>
        <w:t>.</w:t>
      </w:r>
    </w:p>
    <w:p w14:paraId="3EDC8323" w14:textId="11ABB08C" w:rsidR="00492773" w:rsidRPr="00492773" w:rsidRDefault="00492773" w:rsidP="00492773">
      <w:pPr>
        <w:pStyle w:val="afe"/>
        <w:spacing w:before="0" w:after="0"/>
        <w:ind w:firstLine="709"/>
        <w:rPr>
          <w:b w:val="0"/>
          <w:szCs w:val="28"/>
        </w:rPr>
      </w:pPr>
      <w:bookmarkStart w:id="65" w:name="_Ref517043648"/>
      <w:r w:rsidRPr="00492773">
        <w:rPr>
          <w:b w:val="0"/>
          <w:szCs w:val="28"/>
        </w:rPr>
        <w:t xml:space="preserve">    Таблица </w:t>
      </w:r>
      <w:r>
        <w:rPr>
          <w:b w:val="0"/>
          <w:szCs w:val="28"/>
        </w:rPr>
        <w:t>1</w:t>
      </w:r>
      <w:r w:rsidR="00AB01EB" w:rsidRPr="00AB01EB">
        <w:rPr>
          <w:b w:val="0"/>
          <w:szCs w:val="28"/>
        </w:rPr>
        <w:t>6</w:t>
      </w:r>
      <w:bookmarkEnd w:id="65"/>
      <w:r w:rsidRPr="00492773">
        <w:rPr>
          <w:b w:val="0"/>
          <w:szCs w:val="28"/>
        </w:rPr>
        <w:t xml:space="preserve"> </w:t>
      </w:r>
      <w:r w:rsidR="009D0928">
        <w:rPr>
          <w:b w:val="0"/>
          <w:szCs w:val="28"/>
        </w:rPr>
        <w:t>–</w:t>
      </w:r>
      <w:r w:rsidRPr="00492773">
        <w:rPr>
          <w:b w:val="0"/>
          <w:szCs w:val="28"/>
        </w:rPr>
        <w:t xml:space="preserve"> Описание связей между отношениями </w:t>
      </w:r>
      <w:proofErr w:type="spellStart"/>
      <w:r w:rsidRPr="00492773">
        <w:rPr>
          <w:b w:val="0"/>
          <w:szCs w:val="28"/>
        </w:rPr>
        <w:t>даталогической</w:t>
      </w:r>
      <w:proofErr w:type="spellEnd"/>
      <w:r w:rsidRPr="00492773">
        <w:rPr>
          <w:b w:val="0"/>
          <w:szCs w:val="28"/>
        </w:rPr>
        <w:t xml:space="preserve"> модели БД</w:t>
      </w:r>
    </w:p>
    <w:tbl>
      <w:tblPr>
        <w:tblStyle w:val="affe"/>
        <w:tblW w:w="0" w:type="auto"/>
        <w:tblInd w:w="360" w:type="dxa"/>
        <w:tblLook w:val="04A0" w:firstRow="1" w:lastRow="0" w:firstColumn="1" w:lastColumn="0" w:noHBand="0" w:noVBand="1"/>
      </w:tblPr>
      <w:tblGrid>
        <w:gridCol w:w="566"/>
        <w:gridCol w:w="3189"/>
        <w:gridCol w:w="2180"/>
        <w:gridCol w:w="1640"/>
        <w:gridCol w:w="1954"/>
      </w:tblGrid>
      <w:tr w:rsidR="00492773" w:rsidRPr="00D96560" w14:paraId="39679978" w14:textId="77777777" w:rsidTr="008F588D">
        <w:trPr>
          <w:trHeight w:val="340"/>
        </w:trPr>
        <w:tc>
          <w:tcPr>
            <w:tcW w:w="566" w:type="dxa"/>
            <w:vAlign w:val="center"/>
          </w:tcPr>
          <w:p w14:paraId="2C9F9E2C" w14:textId="77777777" w:rsidR="00492773" w:rsidRPr="00D96560" w:rsidRDefault="00492773" w:rsidP="008053E3">
            <w:pPr>
              <w:spacing w:line="240" w:lineRule="auto"/>
              <w:ind w:firstLine="0"/>
              <w:jc w:val="center"/>
              <w:rPr>
                <w:b/>
              </w:rPr>
            </w:pPr>
            <w:r>
              <w:rPr>
                <w:b/>
              </w:rPr>
              <w:t>№</w:t>
            </w:r>
          </w:p>
        </w:tc>
        <w:tc>
          <w:tcPr>
            <w:tcW w:w="3189" w:type="dxa"/>
            <w:vAlign w:val="center"/>
          </w:tcPr>
          <w:p w14:paraId="0283CA44" w14:textId="77777777" w:rsidR="00492773" w:rsidRPr="00D96560" w:rsidRDefault="00492773" w:rsidP="008053E3">
            <w:pPr>
              <w:spacing w:line="240" w:lineRule="auto"/>
              <w:ind w:firstLine="0"/>
              <w:jc w:val="center"/>
              <w:rPr>
                <w:b/>
              </w:rPr>
            </w:pPr>
            <w:r w:rsidRPr="00D96560">
              <w:rPr>
                <w:b/>
              </w:rPr>
              <w:t xml:space="preserve">Наименование </w:t>
            </w:r>
            <w:r>
              <w:rPr>
                <w:b/>
              </w:rPr>
              <w:t>отношений</w:t>
            </w:r>
          </w:p>
        </w:tc>
        <w:tc>
          <w:tcPr>
            <w:tcW w:w="2180" w:type="dxa"/>
            <w:vAlign w:val="center"/>
          </w:tcPr>
          <w:p w14:paraId="14F342BC" w14:textId="77777777" w:rsidR="00492773" w:rsidRPr="00D96560" w:rsidRDefault="00492773" w:rsidP="008053E3">
            <w:pPr>
              <w:spacing w:line="240" w:lineRule="auto"/>
              <w:ind w:firstLine="0"/>
              <w:jc w:val="center"/>
              <w:rPr>
                <w:b/>
              </w:rPr>
            </w:pPr>
            <w:r w:rsidRPr="00D96560">
              <w:rPr>
                <w:b/>
              </w:rPr>
              <w:t>Название связи</w:t>
            </w:r>
          </w:p>
        </w:tc>
        <w:tc>
          <w:tcPr>
            <w:tcW w:w="1640" w:type="dxa"/>
            <w:vAlign w:val="center"/>
          </w:tcPr>
          <w:p w14:paraId="5353EA55" w14:textId="77777777" w:rsidR="00492773" w:rsidRPr="00D96560" w:rsidRDefault="00492773" w:rsidP="008053E3">
            <w:pPr>
              <w:spacing w:line="240" w:lineRule="auto"/>
              <w:ind w:firstLine="0"/>
              <w:jc w:val="center"/>
              <w:rPr>
                <w:b/>
              </w:rPr>
            </w:pPr>
            <w:r w:rsidRPr="00D96560">
              <w:rPr>
                <w:b/>
              </w:rPr>
              <w:t>Тип связи</w:t>
            </w:r>
          </w:p>
        </w:tc>
        <w:tc>
          <w:tcPr>
            <w:tcW w:w="1954" w:type="dxa"/>
            <w:vAlign w:val="center"/>
          </w:tcPr>
          <w:p w14:paraId="5551AD06" w14:textId="77777777" w:rsidR="00492773" w:rsidRPr="00D96560" w:rsidRDefault="00492773" w:rsidP="008053E3">
            <w:pPr>
              <w:spacing w:line="240" w:lineRule="auto"/>
              <w:ind w:firstLine="0"/>
              <w:jc w:val="center"/>
              <w:rPr>
                <w:b/>
              </w:rPr>
            </w:pPr>
            <w:r w:rsidRPr="00D96560">
              <w:rPr>
                <w:b/>
              </w:rPr>
              <w:t>Примечание</w:t>
            </w:r>
          </w:p>
        </w:tc>
      </w:tr>
      <w:tr w:rsidR="00492773" w:rsidRPr="00D3589A" w14:paraId="515A8AA9" w14:textId="77777777" w:rsidTr="008F588D">
        <w:trPr>
          <w:trHeight w:val="340"/>
        </w:trPr>
        <w:tc>
          <w:tcPr>
            <w:tcW w:w="566" w:type="dxa"/>
          </w:tcPr>
          <w:p w14:paraId="567765B6" w14:textId="77777777" w:rsidR="00492773" w:rsidRPr="00D3589A" w:rsidRDefault="00492773" w:rsidP="008053E3">
            <w:pPr>
              <w:ind w:firstLine="0"/>
            </w:pPr>
            <w:r>
              <w:t>1.</w:t>
            </w:r>
          </w:p>
        </w:tc>
        <w:tc>
          <w:tcPr>
            <w:tcW w:w="3189" w:type="dxa"/>
          </w:tcPr>
          <w:p w14:paraId="3D85DE25" w14:textId="795CD059" w:rsidR="00492773" w:rsidRPr="00996DEA" w:rsidRDefault="00A716D0" w:rsidP="008053E3">
            <w:pPr>
              <w:ind w:firstLine="0"/>
              <w:rPr>
                <w:szCs w:val="28"/>
                <w:lang w:val="en-US"/>
              </w:rPr>
            </w:pPr>
            <w:proofErr w:type="spellStart"/>
            <w:r w:rsidRPr="00996DEA">
              <w:rPr>
                <w:color w:val="1D1D1F"/>
                <w:szCs w:val="28"/>
                <w:shd w:val="clear" w:color="auto" w:fill="FFFFFF"/>
              </w:rPr>
              <w:t>customer</w:t>
            </w:r>
            <w:proofErr w:type="spellEnd"/>
            <w:r w:rsidRPr="00996DEA">
              <w:rPr>
                <w:color w:val="1D1D1F"/>
                <w:szCs w:val="28"/>
                <w:shd w:val="clear" w:color="auto" w:fill="FFFFFF"/>
              </w:rPr>
              <w:t xml:space="preserve"> – </w:t>
            </w:r>
            <w:proofErr w:type="spellStart"/>
            <w:r w:rsidRPr="00996DEA">
              <w:rPr>
                <w:color w:val="1D1D1F"/>
                <w:szCs w:val="28"/>
                <w:shd w:val="clear" w:color="auto" w:fill="FFFFFF"/>
              </w:rPr>
              <w:t>application</w:t>
            </w:r>
            <w:proofErr w:type="spellEnd"/>
          </w:p>
        </w:tc>
        <w:tc>
          <w:tcPr>
            <w:tcW w:w="2180" w:type="dxa"/>
          </w:tcPr>
          <w:p w14:paraId="53A801EA" w14:textId="7A772A57" w:rsidR="00492773" w:rsidRPr="00996DEA" w:rsidRDefault="00954BA5" w:rsidP="00954BA5">
            <w:pPr>
              <w:ind w:firstLine="0"/>
              <w:rPr>
                <w:szCs w:val="28"/>
              </w:rPr>
            </w:pPr>
            <w:r>
              <w:rPr>
                <w:szCs w:val="28"/>
              </w:rPr>
              <w:t>Размещение заявки</w:t>
            </w:r>
          </w:p>
        </w:tc>
        <w:tc>
          <w:tcPr>
            <w:tcW w:w="1640" w:type="dxa"/>
          </w:tcPr>
          <w:p w14:paraId="6F5E4AFE" w14:textId="77777777" w:rsidR="00492773" w:rsidRPr="00996DEA" w:rsidRDefault="00492773" w:rsidP="008053E3">
            <w:pPr>
              <w:rPr>
                <w:szCs w:val="28"/>
                <w:lang w:val="en-US"/>
              </w:rPr>
            </w:pPr>
            <w:proofErr w:type="gramStart"/>
            <w:r w:rsidRPr="00996DEA">
              <w:rPr>
                <w:szCs w:val="28"/>
                <w:lang w:val="en-US"/>
              </w:rPr>
              <w:t>1:N</w:t>
            </w:r>
            <w:proofErr w:type="gramEnd"/>
          </w:p>
        </w:tc>
        <w:tc>
          <w:tcPr>
            <w:tcW w:w="1954" w:type="dxa"/>
          </w:tcPr>
          <w:p w14:paraId="0F6FDC13" w14:textId="77777777" w:rsidR="00492773" w:rsidRPr="00D3589A" w:rsidRDefault="00492773" w:rsidP="008053E3"/>
        </w:tc>
      </w:tr>
      <w:tr w:rsidR="00492773" w:rsidRPr="00D3589A" w14:paraId="45A3BF68" w14:textId="77777777" w:rsidTr="008F588D">
        <w:trPr>
          <w:trHeight w:val="340"/>
        </w:trPr>
        <w:tc>
          <w:tcPr>
            <w:tcW w:w="566" w:type="dxa"/>
          </w:tcPr>
          <w:p w14:paraId="1986535B" w14:textId="77777777" w:rsidR="00492773" w:rsidRPr="00D3589A" w:rsidRDefault="00492773" w:rsidP="008053E3">
            <w:pPr>
              <w:ind w:firstLine="0"/>
            </w:pPr>
            <w:r>
              <w:t>2.</w:t>
            </w:r>
          </w:p>
        </w:tc>
        <w:tc>
          <w:tcPr>
            <w:tcW w:w="3189" w:type="dxa"/>
          </w:tcPr>
          <w:p w14:paraId="51389B5B" w14:textId="07CDBAC6" w:rsidR="00492773" w:rsidRPr="00996DEA" w:rsidRDefault="00A716D0" w:rsidP="008053E3">
            <w:pPr>
              <w:ind w:firstLine="0"/>
              <w:rPr>
                <w:szCs w:val="28"/>
                <w:lang w:val="en-US"/>
              </w:rPr>
            </w:pPr>
            <w:proofErr w:type="spellStart"/>
            <w:r w:rsidRPr="00996DEA">
              <w:rPr>
                <w:color w:val="1D1D1F"/>
                <w:szCs w:val="28"/>
                <w:shd w:val="clear" w:color="auto" w:fill="FFFFFF"/>
              </w:rPr>
              <w:t>application</w:t>
            </w:r>
            <w:proofErr w:type="spellEnd"/>
            <w:r w:rsidRPr="00996DEA">
              <w:rPr>
                <w:color w:val="1D1D1F"/>
                <w:szCs w:val="28"/>
                <w:shd w:val="clear" w:color="auto" w:fill="FFFFFF"/>
              </w:rPr>
              <w:t xml:space="preserve"> – </w:t>
            </w:r>
            <w:proofErr w:type="spellStart"/>
            <w:r w:rsidRPr="00996DEA">
              <w:rPr>
                <w:color w:val="1D1D1F"/>
                <w:szCs w:val="28"/>
                <w:shd w:val="clear" w:color="auto" w:fill="FFFFFF"/>
              </w:rPr>
              <w:t>contract_carriage</w:t>
            </w:r>
            <w:proofErr w:type="spellEnd"/>
          </w:p>
        </w:tc>
        <w:tc>
          <w:tcPr>
            <w:tcW w:w="2180" w:type="dxa"/>
          </w:tcPr>
          <w:p w14:paraId="03ACCEF9" w14:textId="28FB3200" w:rsidR="00492773" w:rsidRPr="00996DEA" w:rsidRDefault="00954BA5" w:rsidP="00954BA5">
            <w:pPr>
              <w:ind w:firstLine="0"/>
              <w:rPr>
                <w:szCs w:val="28"/>
              </w:rPr>
            </w:pPr>
            <w:r>
              <w:rPr>
                <w:szCs w:val="28"/>
              </w:rPr>
              <w:t>Заключение договора</w:t>
            </w:r>
          </w:p>
        </w:tc>
        <w:tc>
          <w:tcPr>
            <w:tcW w:w="1640" w:type="dxa"/>
          </w:tcPr>
          <w:p w14:paraId="178CE2ED" w14:textId="77777777" w:rsidR="00492773" w:rsidRPr="00996DEA" w:rsidRDefault="00492773" w:rsidP="008053E3">
            <w:pPr>
              <w:rPr>
                <w:szCs w:val="28"/>
              </w:rPr>
            </w:pPr>
            <w:r w:rsidRPr="00996DEA">
              <w:rPr>
                <w:szCs w:val="28"/>
                <w:lang w:val="en-US"/>
              </w:rPr>
              <w:t>1:1</w:t>
            </w:r>
          </w:p>
        </w:tc>
        <w:tc>
          <w:tcPr>
            <w:tcW w:w="1954" w:type="dxa"/>
          </w:tcPr>
          <w:p w14:paraId="12EA67FB" w14:textId="77777777" w:rsidR="00492773" w:rsidRPr="00D3589A" w:rsidRDefault="00492773" w:rsidP="008053E3"/>
        </w:tc>
      </w:tr>
      <w:tr w:rsidR="00492773" w:rsidRPr="00D3589A" w14:paraId="36243379" w14:textId="77777777" w:rsidTr="008F588D">
        <w:trPr>
          <w:trHeight w:val="340"/>
        </w:trPr>
        <w:tc>
          <w:tcPr>
            <w:tcW w:w="566" w:type="dxa"/>
          </w:tcPr>
          <w:p w14:paraId="35F2CD9A" w14:textId="77777777" w:rsidR="00492773" w:rsidRDefault="00492773" w:rsidP="008053E3">
            <w:pPr>
              <w:ind w:firstLine="0"/>
            </w:pPr>
            <w:r>
              <w:t>3.</w:t>
            </w:r>
          </w:p>
        </w:tc>
        <w:tc>
          <w:tcPr>
            <w:tcW w:w="3189" w:type="dxa"/>
          </w:tcPr>
          <w:p w14:paraId="3EC65819" w14:textId="74082FF3" w:rsidR="00492773" w:rsidRPr="00996DEA" w:rsidRDefault="00A716D0" w:rsidP="008053E3">
            <w:pPr>
              <w:ind w:firstLine="0"/>
              <w:rPr>
                <w:szCs w:val="28"/>
                <w:lang w:val="en-US"/>
              </w:rPr>
            </w:pPr>
            <w:proofErr w:type="spellStart"/>
            <w:r w:rsidRPr="00996DEA">
              <w:rPr>
                <w:color w:val="1D1D1F"/>
                <w:szCs w:val="28"/>
                <w:shd w:val="clear" w:color="auto" w:fill="FFFFFF"/>
              </w:rPr>
              <w:t>customer</w:t>
            </w:r>
            <w:proofErr w:type="spellEnd"/>
            <w:r w:rsidRPr="00996DEA">
              <w:rPr>
                <w:color w:val="1D1D1F"/>
                <w:szCs w:val="28"/>
                <w:shd w:val="clear" w:color="auto" w:fill="FFFFFF"/>
              </w:rPr>
              <w:t xml:space="preserve"> – </w:t>
            </w:r>
            <w:proofErr w:type="spellStart"/>
            <w:r w:rsidRPr="00996DEA">
              <w:rPr>
                <w:color w:val="1D1D1F"/>
                <w:szCs w:val="28"/>
                <w:shd w:val="clear" w:color="auto" w:fill="FFFFFF"/>
              </w:rPr>
              <w:t>cargo</w:t>
            </w:r>
            <w:proofErr w:type="spellEnd"/>
          </w:p>
        </w:tc>
        <w:tc>
          <w:tcPr>
            <w:tcW w:w="2180" w:type="dxa"/>
          </w:tcPr>
          <w:p w14:paraId="5A2E980A" w14:textId="11A72969" w:rsidR="00492773" w:rsidRPr="00996DEA" w:rsidRDefault="00094B7F" w:rsidP="00954BA5">
            <w:pPr>
              <w:ind w:firstLine="0"/>
              <w:rPr>
                <w:szCs w:val="28"/>
              </w:rPr>
            </w:pPr>
            <w:r>
              <w:rPr>
                <w:szCs w:val="28"/>
              </w:rPr>
              <w:t>Отправка груза</w:t>
            </w:r>
          </w:p>
        </w:tc>
        <w:tc>
          <w:tcPr>
            <w:tcW w:w="1640" w:type="dxa"/>
          </w:tcPr>
          <w:p w14:paraId="488B931F" w14:textId="77777777" w:rsidR="00492773" w:rsidRPr="00996DEA" w:rsidRDefault="00492773" w:rsidP="008053E3">
            <w:pPr>
              <w:rPr>
                <w:szCs w:val="28"/>
                <w:lang w:val="en-US"/>
              </w:rPr>
            </w:pPr>
            <w:proofErr w:type="gramStart"/>
            <w:r w:rsidRPr="00996DEA">
              <w:rPr>
                <w:szCs w:val="28"/>
                <w:lang w:val="en-US"/>
              </w:rPr>
              <w:t>1:N</w:t>
            </w:r>
            <w:proofErr w:type="gramEnd"/>
          </w:p>
        </w:tc>
        <w:tc>
          <w:tcPr>
            <w:tcW w:w="1954" w:type="dxa"/>
          </w:tcPr>
          <w:p w14:paraId="2D97DDC9" w14:textId="77777777" w:rsidR="00492773" w:rsidRPr="00D3589A" w:rsidRDefault="00492773" w:rsidP="008053E3"/>
        </w:tc>
      </w:tr>
      <w:tr w:rsidR="00492773" w:rsidRPr="00D3589A" w14:paraId="229C1914" w14:textId="77777777" w:rsidTr="008F588D">
        <w:trPr>
          <w:trHeight w:val="340"/>
        </w:trPr>
        <w:tc>
          <w:tcPr>
            <w:tcW w:w="566" w:type="dxa"/>
          </w:tcPr>
          <w:p w14:paraId="25D77F6D" w14:textId="77777777" w:rsidR="00492773" w:rsidRDefault="00492773" w:rsidP="008053E3">
            <w:pPr>
              <w:ind w:firstLine="0"/>
            </w:pPr>
            <w:r>
              <w:t>4.</w:t>
            </w:r>
          </w:p>
        </w:tc>
        <w:tc>
          <w:tcPr>
            <w:tcW w:w="3189" w:type="dxa"/>
          </w:tcPr>
          <w:p w14:paraId="5740439A" w14:textId="7FEA7548" w:rsidR="00492773" w:rsidRPr="00996DEA" w:rsidRDefault="00A716D0" w:rsidP="008053E3">
            <w:pPr>
              <w:ind w:firstLine="0"/>
              <w:rPr>
                <w:szCs w:val="28"/>
                <w:lang w:val="en-US"/>
              </w:rPr>
            </w:pPr>
            <w:proofErr w:type="spellStart"/>
            <w:r w:rsidRPr="00996DEA">
              <w:rPr>
                <w:color w:val="1D1D1F"/>
                <w:szCs w:val="28"/>
                <w:shd w:val="clear" w:color="auto" w:fill="FFFFFF"/>
              </w:rPr>
              <w:t>consignee</w:t>
            </w:r>
            <w:proofErr w:type="spellEnd"/>
            <w:r w:rsidRPr="00996DEA">
              <w:rPr>
                <w:color w:val="1D1D1F"/>
                <w:szCs w:val="28"/>
                <w:shd w:val="clear" w:color="auto" w:fill="FFFFFF"/>
              </w:rPr>
              <w:t xml:space="preserve"> – </w:t>
            </w:r>
            <w:proofErr w:type="spellStart"/>
            <w:r w:rsidRPr="00996DEA">
              <w:rPr>
                <w:color w:val="1D1D1F"/>
                <w:szCs w:val="28"/>
                <w:shd w:val="clear" w:color="auto" w:fill="FFFFFF"/>
              </w:rPr>
              <w:t>cargo</w:t>
            </w:r>
            <w:proofErr w:type="spellEnd"/>
          </w:p>
        </w:tc>
        <w:tc>
          <w:tcPr>
            <w:tcW w:w="2180" w:type="dxa"/>
          </w:tcPr>
          <w:p w14:paraId="576E3DF7" w14:textId="3960EE62" w:rsidR="00492773" w:rsidRPr="00996DEA" w:rsidRDefault="00094B7F" w:rsidP="00954BA5">
            <w:pPr>
              <w:ind w:firstLine="0"/>
              <w:rPr>
                <w:szCs w:val="28"/>
              </w:rPr>
            </w:pPr>
            <w:r>
              <w:rPr>
                <w:szCs w:val="28"/>
              </w:rPr>
              <w:t>Назначение груза</w:t>
            </w:r>
          </w:p>
        </w:tc>
        <w:tc>
          <w:tcPr>
            <w:tcW w:w="1640" w:type="dxa"/>
          </w:tcPr>
          <w:p w14:paraId="3B4C1076" w14:textId="77777777" w:rsidR="00492773" w:rsidRPr="00996DEA" w:rsidRDefault="00492773" w:rsidP="008053E3">
            <w:pPr>
              <w:rPr>
                <w:szCs w:val="28"/>
                <w:lang w:val="en-US"/>
              </w:rPr>
            </w:pPr>
            <w:proofErr w:type="gramStart"/>
            <w:r w:rsidRPr="00996DEA">
              <w:rPr>
                <w:szCs w:val="28"/>
                <w:lang w:val="en-US"/>
              </w:rPr>
              <w:t>1:N</w:t>
            </w:r>
            <w:proofErr w:type="gramEnd"/>
          </w:p>
        </w:tc>
        <w:tc>
          <w:tcPr>
            <w:tcW w:w="1954" w:type="dxa"/>
          </w:tcPr>
          <w:p w14:paraId="70204FA3" w14:textId="77777777" w:rsidR="00492773" w:rsidRPr="00D3589A" w:rsidRDefault="00492773" w:rsidP="008053E3"/>
        </w:tc>
      </w:tr>
      <w:tr w:rsidR="00492773" w:rsidRPr="00D3589A" w14:paraId="2D74D68A" w14:textId="77777777" w:rsidTr="008F588D">
        <w:trPr>
          <w:trHeight w:val="340"/>
        </w:trPr>
        <w:tc>
          <w:tcPr>
            <w:tcW w:w="566" w:type="dxa"/>
          </w:tcPr>
          <w:p w14:paraId="597AC74A" w14:textId="77777777" w:rsidR="00492773" w:rsidRDefault="00492773" w:rsidP="008053E3">
            <w:pPr>
              <w:ind w:firstLine="0"/>
            </w:pPr>
            <w:r>
              <w:t>5.</w:t>
            </w:r>
          </w:p>
        </w:tc>
        <w:tc>
          <w:tcPr>
            <w:tcW w:w="3189" w:type="dxa"/>
          </w:tcPr>
          <w:p w14:paraId="563C5678" w14:textId="0762A4B2" w:rsidR="00492773" w:rsidRPr="00996DEA" w:rsidRDefault="00A716D0" w:rsidP="008053E3">
            <w:pPr>
              <w:ind w:firstLine="0"/>
              <w:rPr>
                <w:szCs w:val="28"/>
                <w:lang w:val="en-US"/>
              </w:rPr>
            </w:pPr>
            <w:proofErr w:type="spellStart"/>
            <w:r w:rsidRPr="00996DEA">
              <w:rPr>
                <w:color w:val="1D1D1F"/>
                <w:szCs w:val="28"/>
                <w:shd w:val="clear" w:color="auto" w:fill="FFFFFF"/>
              </w:rPr>
              <w:t>cargo</w:t>
            </w:r>
            <w:proofErr w:type="spellEnd"/>
            <w:r w:rsidRPr="00996DEA">
              <w:rPr>
                <w:color w:val="1D1D1F"/>
                <w:szCs w:val="28"/>
                <w:shd w:val="clear" w:color="auto" w:fill="FFFFFF"/>
              </w:rPr>
              <w:t xml:space="preserve"> – EN</w:t>
            </w:r>
          </w:p>
        </w:tc>
        <w:tc>
          <w:tcPr>
            <w:tcW w:w="2180" w:type="dxa"/>
          </w:tcPr>
          <w:p w14:paraId="63CE2BB5" w14:textId="39A18A52" w:rsidR="00492773" w:rsidRPr="00996DEA" w:rsidRDefault="00094B7F" w:rsidP="00954BA5">
            <w:pPr>
              <w:ind w:firstLine="0"/>
              <w:rPr>
                <w:szCs w:val="28"/>
              </w:rPr>
            </w:pPr>
            <w:r>
              <w:rPr>
                <w:szCs w:val="28"/>
              </w:rPr>
              <w:t>Сопровождение груза</w:t>
            </w:r>
          </w:p>
        </w:tc>
        <w:tc>
          <w:tcPr>
            <w:tcW w:w="1640" w:type="dxa"/>
          </w:tcPr>
          <w:p w14:paraId="776FB117" w14:textId="7D0605F0" w:rsidR="00492773" w:rsidRPr="00996DEA" w:rsidRDefault="00996DEA" w:rsidP="008053E3">
            <w:pPr>
              <w:rPr>
                <w:szCs w:val="28"/>
                <w:lang w:val="en-US"/>
              </w:rPr>
            </w:pPr>
            <w:proofErr w:type="gramStart"/>
            <w:r w:rsidRPr="00996DEA">
              <w:rPr>
                <w:szCs w:val="28"/>
                <w:lang w:val="en-US"/>
              </w:rPr>
              <w:t>1:N</w:t>
            </w:r>
            <w:proofErr w:type="gramEnd"/>
          </w:p>
        </w:tc>
        <w:tc>
          <w:tcPr>
            <w:tcW w:w="1954" w:type="dxa"/>
          </w:tcPr>
          <w:p w14:paraId="12E9C69B" w14:textId="77777777" w:rsidR="00492773" w:rsidRPr="00D3589A" w:rsidRDefault="00492773" w:rsidP="008053E3"/>
        </w:tc>
      </w:tr>
      <w:tr w:rsidR="00492773" w:rsidRPr="00D3589A" w14:paraId="45DC9444" w14:textId="77777777" w:rsidTr="008F588D">
        <w:trPr>
          <w:trHeight w:val="340"/>
        </w:trPr>
        <w:tc>
          <w:tcPr>
            <w:tcW w:w="566" w:type="dxa"/>
          </w:tcPr>
          <w:p w14:paraId="765748BE" w14:textId="77777777" w:rsidR="00492773" w:rsidRDefault="00492773" w:rsidP="008053E3">
            <w:pPr>
              <w:ind w:firstLine="0"/>
            </w:pPr>
            <w:r>
              <w:t>6.</w:t>
            </w:r>
          </w:p>
        </w:tc>
        <w:tc>
          <w:tcPr>
            <w:tcW w:w="3189" w:type="dxa"/>
          </w:tcPr>
          <w:p w14:paraId="0D8E8E59" w14:textId="2C482E85" w:rsidR="00492773" w:rsidRPr="00996DEA" w:rsidRDefault="00A716D0" w:rsidP="008053E3">
            <w:pPr>
              <w:ind w:firstLine="0"/>
              <w:rPr>
                <w:szCs w:val="28"/>
                <w:lang w:val="en-US"/>
              </w:rPr>
            </w:pPr>
            <w:proofErr w:type="spellStart"/>
            <w:r w:rsidRPr="00996DEA">
              <w:rPr>
                <w:color w:val="1D1D1F"/>
                <w:szCs w:val="28"/>
                <w:shd w:val="clear" w:color="auto" w:fill="FFFFFF"/>
              </w:rPr>
              <w:t>application</w:t>
            </w:r>
            <w:proofErr w:type="spellEnd"/>
            <w:r w:rsidRPr="00996DEA">
              <w:rPr>
                <w:color w:val="1D1D1F"/>
                <w:szCs w:val="28"/>
                <w:shd w:val="clear" w:color="auto" w:fill="FFFFFF"/>
              </w:rPr>
              <w:t xml:space="preserve"> – EN</w:t>
            </w:r>
          </w:p>
        </w:tc>
        <w:tc>
          <w:tcPr>
            <w:tcW w:w="2180" w:type="dxa"/>
          </w:tcPr>
          <w:p w14:paraId="30F7A069" w14:textId="2B18BA7A" w:rsidR="00492773" w:rsidRPr="00996DEA" w:rsidRDefault="00094B7F" w:rsidP="00954BA5">
            <w:pPr>
              <w:ind w:firstLine="0"/>
              <w:rPr>
                <w:szCs w:val="28"/>
              </w:rPr>
            </w:pPr>
            <w:r>
              <w:rPr>
                <w:szCs w:val="28"/>
              </w:rPr>
              <w:t>Исполнение заявки</w:t>
            </w:r>
          </w:p>
        </w:tc>
        <w:tc>
          <w:tcPr>
            <w:tcW w:w="1640" w:type="dxa"/>
          </w:tcPr>
          <w:p w14:paraId="26D198D7" w14:textId="77777777" w:rsidR="00492773" w:rsidRPr="00996DEA" w:rsidRDefault="00492773" w:rsidP="008053E3">
            <w:pPr>
              <w:rPr>
                <w:szCs w:val="28"/>
                <w:lang w:val="en-US"/>
              </w:rPr>
            </w:pPr>
            <w:proofErr w:type="gramStart"/>
            <w:r w:rsidRPr="00996DEA">
              <w:rPr>
                <w:szCs w:val="28"/>
                <w:lang w:val="en-US"/>
              </w:rPr>
              <w:t>1:N</w:t>
            </w:r>
            <w:proofErr w:type="gramEnd"/>
          </w:p>
        </w:tc>
        <w:tc>
          <w:tcPr>
            <w:tcW w:w="1954" w:type="dxa"/>
          </w:tcPr>
          <w:p w14:paraId="51E12887" w14:textId="77777777" w:rsidR="00492773" w:rsidRPr="00D3589A" w:rsidRDefault="00492773" w:rsidP="008053E3"/>
        </w:tc>
      </w:tr>
      <w:tr w:rsidR="00A716D0" w:rsidRPr="00D3589A" w14:paraId="525659A1" w14:textId="77777777" w:rsidTr="008F588D">
        <w:trPr>
          <w:trHeight w:val="340"/>
        </w:trPr>
        <w:tc>
          <w:tcPr>
            <w:tcW w:w="566" w:type="dxa"/>
          </w:tcPr>
          <w:p w14:paraId="2C7B318A" w14:textId="44DF7040" w:rsidR="00A716D0" w:rsidRDefault="00A716D0" w:rsidP="008053E3">
            <w:pPr>
              <w:ind w:firstLine="0"/>
            </w:pPr>
            <w:r>
              <w:t>7.</w:t>
            </w:r>
          </w:p>
        </w:tc>
        <w:tc>
          <w:tcPr>
            <w:tcW w:w="3189" w:type="dxa"/>
          </w:tcPr>
          <w:p w14:paraId="0D283BB9" w14:textId="0B356D01" w:rsidR="00A716D0" w:rsidRPr="00996DEA" w:rsidRDefault="00A716D0" w:rsidP="008053E3">
            <w:pPr>
              <w:ind w:firstLine="0"/>
              <w:rPr>
                <w:color w:val="1D1D1F"/>
                <w:szCs w:val="28"/>
                <w:shd w:val="clear" w:color="auto" w:fill="FFFFFF"/>
              </w:rPr>
            </w:pPr>
            <w:r w:rsidRPr="00996DEA">
              <w:rPr>
                <w:color w:val="1D1D1F"/>
                <w:szCs w:val="28"/>
                <w:shd w:val="clear" w:color="auto" w:fill="FFFFFF"/>
              </w:rPr>
              <w:t>TP – EN</w:t>
            </w:r>
          </w:p>
        </w:tc>
        <w:tc>
          <w:tcPr>
            <w:tcW w:w="2180" w:type="dxa"/>
          </w:tcPr>
          <w:p w14:paraId="5B87F1B6" w14:textId="5454B2AA" w:rsidR="00A716D0" w:rsidRPr="00996DEA" w:rsidRDefault="00094B7F" w:rsidP="00954BA5">
            <w:pPr>
              <w:ind w:firstLine="0"/>
              <w:rPr>
                <w:szCs w:val="28"/>
              </w:rPr>
            </w:pPr>
            <w:r>
              <w:rPr>
                <w:szCs w:val="28"/>
              </w:rPr>
              <w:t>Фиксация на перевалке</w:t>
            </w:r>
          </w:p>
        </w:tc>
        <w:tc>
          <w:tcPr>
            <w:tcW w:w="1640" w:type="dxa"/>
          </w:tcPr>
          <w:p w14:paraId="0950B43A" w14:textId="6B1EC46B" w:rsidR="00A716D0" w:rsidRPr="00996DEA" w:rsidRDefault="00996DEA" w:rsidP="008053E3">
            <w:pPr>
              <w:rPr>
                <w:szCs w:val="28"/>
                <w:lang w:val="en-US"/>
              </w:rPr>
            </w:pPr>
            <w:proofErr w:type="gramStart"/>
            <w:r w:rsidRPr="00996DEA">
              <w:rPr>
                <w:szCs w:val="28"/>
                <w:lang w:val="en-US"/>
              </w:rPr>
              <w:t>1:N</w:t>
            </w:r>
            <w:proofErr w:type="gramEnd"/>
          </w:p>
        </w:tc>
        <w:tc>
          <w:tcPr>
            <w:tcW w:w="1954" w:type="dxa"/>
          </w:tcPr>
          <w:p w14:paraId="781ED821" w14:textId="77777777" w:rsidR="00A716D0" w:rsidRPr="00D3589A" w:rsidRDefault="00A716D0" w:rsidP="008053E3"/>
        </w:tc>
      </w:tr>
    </w:tbl>
    <w:p w14:paraId="6D053D4C" w14:textId="02CA9B2D" w:rsidR="001B241B" w:rsidRPr="001B241B" w:rsidRDefault="001B241B" w:rsidP="001B241B">
      <w:pPr>
        <w:ind w:firstLine="0"/>
        <w:rPr>
          <w:rFonts w:eastAsiaTheme="minorEastAsia"/>
          <w:lang w:eastAsia="zh-CN"/>
        </w:rPr>
      </w:pPr>
      <w:r>
        <w:rPr>
          <w:rFonts w:eastAsiaTheme="minorEastAsia"/>
          <w:lang w:eastAsia="zh-CN"/>
        </w:rPr>
        <w:lastRenderedPageBreak/>
        <w:t xml:space="preserve">     Продолжение таблицы 16.</w:t>
      </w:r>
    </w:p>
    <w:tbl>
      <w:tblPr>
        <w:tblStyle w:val="affe"/>
        <w:tblW w:w="0" w:type="auto"/>
        <w:tblInd w:w="360" w:type="dxa"/>
        <w:tblLook w:val="04A0" w:firstRow="1" w:lastRow="0" w:firstColumn="1" w:lastColumn="0" w:noHBand="0" w:noVBand="1"/>
      </w:tblPr>
      <w:tblGrid>
        <w:gridCol w:w="566"/>
        <w:gridCol w:w="3189"/>
        <w:gridCol w:w="2180"/>
        <w:gridCol w:w="1640"/>
        <w:gridCol w:w="1954"/>
      </w:tblGrid>
      <w:tr w:rsidR="00A716D0" w:rsidRPr="00D3589A" w14:paraId="57DF3703" w14:textId="77777777" w:rsidTr="008F588D">
        <w:trPr>
          <w:trHeight w:val="340"/>
        </w:trPr>
        <w:tc>
          <w:tcPr>
            <w:tcW w:w="566" w:type="dxa"/>
          </w:tcPr>
          <w:p w14:paraId="64FECB90" w14:textId="10461E4E" w:rsidR="00A716D0" w:rsidRDefault="008F588D" w:rsidP="008053E3">
            <w:pPr>
              <w:ind w:firstLine="0"/>
            </w:pPr>
            <w:r>
              <w:br w:type="page"/>
            </w:r>
            <w:r w:rsidR="00A716D0">
              <w:t>8.</w:t>
            </w:r>
          </w:p>
        </w:tc>
        <w:tc>
          <w:tcPr>
            <w:tcW w:w="3189" w:type="dxa"/>
          </w:tcPr>
          <w:p w14:paraId="1DD441C2" w14:textId="1B10CE06" w:rsidR="00A716D0" w:rsidRPr="00996DEA" w:rsidRDefault="00A716D0" w:rsidP="008053E3">
            <w:pPr>
              <w:ind w:firstLine="0"/>
              <w:rPr>
                <w:color w:val="1D1D1F"/>
                <w:szCs w:val="28"/>
                <w:shd w:val="clear" w:color="auto" w:fill="FFFFFF"/>
              </w:rPr>
            </w:pPr>
            <w:proofErr w:type="spellStart"/>
            <w:r w:rsidRPr="00996DEA">
              <w:rPr>
                <w:color w:val="1D1D1F"/>
                <w:szCs w:val="28"/>
                <w:shd w:val="clear" w:color="auto" w:fill="FFFFFF"/>
              </w:rPr>
              <w:t>agent</w:t>
            </w:r>
            <w:proofErr w:type="spellEnd"/>
            <w:r w:rsidRPr="00996DEA">
              <w:rPr>
                <w:color w:val="1D1D1F"/>
                <w:szCs w:val="28"/>
                <w:shd w:val="clear" w:color="auto" w:fill="FFFFFF"/>
              </w:rPr>
              <w:t xml:space="preserve"> – EN</w:t>
            </w:r>
          </w:p>
        </w:tc>
        <w:tc>
          <w:tcPr>
            <w:tcW w:w="2180" w:type="dxa"/>
          </w:tcPr>
          <w:p w14:paraId="72EB7F46" w14:textId="228DBD59" w:rsidR="00A716D0" w:rsidRPr="00996DEA" w:rsidRDefault="00094B7F" w:rsidP="00954BA5">
            <w:pPr>
              <w:ind w:firstLine="0"/>
              <w:rPr>
                <w:szCs w:val="28"/>
              </w:rPr>
            </w:pPr>
            <w:r>
              <w:rPr>
                <w:szCs w:val="28"/>
              </w:rPr>
              <w:t>Оформление документов</w:t>
            </w:r>
          </w:p>
        </w:tc>
        <w:tc>
          <w:tcPr>
            <w:tcW w:w="1640" w:type="dxa"/>
          </w:tcPr>
          <w:p w14:paraId="4F7E8B6D" w14:textId="16621D02" w:rsidR="00A716D0" w:rsidRPr="00996DEA" w:rsidRDefault="00996DEA" w:rsidP="008053E3">
            <w:pPr>
              <w:rPr>
                <w:szCs w:val="28"/>
                <w:lang w:val="en-US"/>
              </w:rPr>
            </w:pPr>
            <w:proofErr w:type="gramStart"/>
            <w:r w:rsidRPr="00996DEA">
              <w:rPr>
                <w:szCs w:val="28"/>
                <w:lang w:val="en-US"/>
              </w:rPr>
              <w:t>1:N</w:t>
            </w:r>
            <w:proofErr w:type="gramEnd"/>
          </w:p>
        </w:tc>
        <w:tc>
          <w:tcPr>
            <w:tcW w:w="1954" w:type="dxa"/>
          </w:tcPr>
          <w:p w14:paraId="44B7BD1F" w14:textId="77777777" w:rsidR="00A716D0" w:rsidRPr="00D3589A" w:rsidRDefault="00A716D0" w:rsidP="008053E3"/>
        </w:tc>
      </w:tr>
      <w:tr w:rsidR="00A716D0" w:rsidRPr="00D3589A" w14:paraId="50392F42" w14:textId="77777777" w:rsidTr="008F588D">
        <w:trPr>
          <w:trHeight w:val="340"/>
        </w:trPr>
        <w:tc>
          <w:tcPr>
            <w:tcW w:w="566" w:type="dxa"/>
          </w:tcPr>
          <w:p w14:paraId="65070E56" w14:textId="172CDE13" w:rsidR="00A716D0" w:rsidRDefault="00A716D0" w:rsidP="008053E3">
            <w:pPr>
              <w:ind w:firstLine="0"/>
            </w:pPr>
            <w:r>
              <w:t>9.</w:t>
            </w:r>
          </w:p>
        </w:tc>
        <w:tc>
          <w:tcPr>
            <w:tcW w:w="3189" w:type="dxa"/>
          </w:tcPr>
          <w:p w14:paraId="5ABDE6DC" w14:textId="2398BA3E" w:rsidR="00A716D0" w:rsidRPr="00996DEA" w:rsidRDefault="00A716D0" w:rsidP="008053E3">
            <w:pPr>
              <w:ind w:firstLine="0"/>
              <w:rPr>
                <w:color w:val="1D1D1F"/>
                <w:szCs w:val="28"/>
                <w:shd w:val="clear" w:color="auto" w:fill="FFFFFF"/>
              </w:rPr>
            </w:pPr>
            <w:r w:rsidRPr="00996DEA">
              <w:rPr>
                <w:color w:val="1D1D1F"/>
                <w:szCs w:val="28"/>
                <w:shd w:val="clear" w:color="auto" w:fill="FFFFFF"/>
              </w:rPr>
              <w:t xml:space="preserve">TP – </w:t>
            </w:r>
            <w:proofErr w:type="spellStart"/>
            <w:r w:rsidRPr="00996DEA">
              <w:rPr>
                <w:color w:val="1D1D1F"/>
                <w:szCs w:val="28"/>
                <w:shd w:val="clear" w:color="auto" w:fill="FFFFFF"/>
              </w:rPr>
              <w:t>agent</w:t>
            </w:r>
            <w:proofErr w:type="spellEnd"/>
          </w:p>
        </w:tc>
        <w:tc>
          <w:tcPr>
            <w:tcW w:w="2180" w:type="dxa"/>
          </w:tcPr>
          <w:p w14:paraId="424E7C29" w14:textId="1375B6D7" w:rsidR="00A716D0" w:rsidRPr="00996DEA" w:rsidRDefault="00094B7F" w:rsidP="00954BA5">
            <w:pPr>
              <w:ind w:firstLine="0"/>
              <w:rPr>
                <w:szCs w:val="28"/>
              </w:rPr>
            </w:pPr>
            <w:r>
              <w:rPr>
                <w:szCs w:val="28"/>
              </w:rPr>
              <w:t>Привязка персонала</w:t>
            </w:r>
          </w:p>
        </w:tc>
        <w:tc>
          <w:tcPr>
            <w:tcW w:w="1640" w:type="dxa"/>
          </w:tcPr>
          <w:p w14:paraId="57FDFC7F" w14:textId="4CFF8B00" w:rsidR="00A716D0" w:rsidRPr="00996DEA" w:rsidRDefault="00996DEA" w:rsidP="008053E3">
            <w:pPr>
              <w:rPr>
                <w:szCs w:val="28"/>
                <w:lang w:val="en-US"/>
              </w:rPr>
            </w:pPr>
            <w:proofErr w:type="gramStart"/>
            <w:r w:rsidRPr="00996DEA">
              <w:rPr>
                <w:szCs w:val="28"/>
                <w:lang w:val="en-US"/>
              </w:rPr>
              <w:t>1:N</w:t>
            </w:r>
            <w:proofErr w:type="gramEnd"/>
          </w:p>
        </w:tc>
        <w:tc>
          <w:tcPr>
            <w:tcW w:w="1954" w:type="dxa"/>
          </w:tcPr>
          <w:p w14:paraId="45CC788A" w14:textId="77777777" w:rsidR="00A716D0" w:rsidRPr="00D3589A" w:rsidRDefault="00A716D0" w:rsidP="008053E3"/>
        </w:tc>
      </w:tr>
      <w:tr w:rsidR="00A716D0" w:rsidRPr="00D3589A" w14:paraId="5B875E84" w14:textId="77777777" w:rsidTr="008F588D">
        <w:trPr>
          <w:trHeight w:val="340"/>
        </w:trPr>
        <w:tc>
          <w:tcPr>
            <w:tcW w:w="566" w:type="dxa"/>
          </w:tcPr>
          <w:p w14:paraId="5A717DD7" w14:textId="1D52D01C" w:rsidR="00A716D0" w:rsidRDefault="00A716D0" w:rsidP="008053E3">
            <w:pPr>
              <w:ind w:firstLine="0"/>
            </w:pPr>
            <w:r>
              <w:t>10.</w:t>
            </w:r>
          </w:p>
        </w:tc>
        <w:tc>
          <w:tcPr>
            <w:tcW w:w="3189" w:type="dxa"/>
          </w:tcPr>
          <w:p w14:paraId="4EF58DAD" w14:textId="59BCDBAB" w:rsidR="00A716D0" w:rsidRPr="00996DEA" w:rsidRDefault="00A716D0" w:rsidP="008053E3">
            <w:pPr>
              <w:ind w:firstLine="0"/>
              <w:rPr>
                <w:color w:val="1D1D1F"/>
                <w:szCs w:val="28"/>
                <w:shd w:val="clear" w:color="auto" w:fill="FFFFFF"/>
              </w:rPr>
            </w:pPr>
            <w:r w:rsidRPr="00996DEA">
              <w:rPr>
                <w:color w:val="1D1D1F"/>
                <w:szCs w:val="28"/>
                <w:shd w:val="clear" w:color="auto" w:fill="FFFFFF"/>
              </w:rPr>
              <w:t xml:space="preserve">TP – </w:t>
            </w:r>
            <w:proofErr w:type="spellStart"/>
            <w:r w:rsidRPr="00996DEA">
              <w:rPr>
                <w:color w:val="1D1D1F"/>
                <w:szCs w:val="28"/>
                <w:shd w:val="clear" w:color="auto" w:fill="FFFFFF"/>
              </w:rPr>
              <w:t>inspector</w:t>
            </w:r>
            <w:proofErr w:type="spellEnd"/>
          </w:p>
        </w:tc>
        <w:tc>
          <w:tcPr>
            <w:tcW w:w="2180" w:type="dxa"/>
          </w:tcPr>
          <w:p w14:paraId="3D490741" w14:textId="350F3DE7" w:rsidR="00A716D0" w:rsidRPr="00996DEA" w:rsidRDefault="00954BA5" w:rsidP="00954BA5">
            <w:pPr>
              <w:ind w:firstLine="0"/>
              <w:rPr>
                <w:szCs w:val="28"/>
              </w:rPr>
            </w:pPr>
            <w:r>
              <w:rPr>
                <w:szCs w:val="28"/>
              </w:rPr>
              <w:t>Инспекционный контроль</w:t>
            </w:r>
          </w:p>
        </w:tc>
        <w:tc>
          <w:tcPr>
            <w:tcW w:w="1640" w:type="dxa"/>
          </w:tcPr>
          <w:p w14:paraId="35A8278C" w14:textId="02845E76" w:rsidR="00A716D0" w:rsidRPr="00996DEA" w:rsidRDefault="00996DEA" w:rsidP="008053E3">
            <w:pPr>
              <w:rPr>
                <w:szCs w:val="28"/>
                <w:lang w:val="en-US"/>
              </w:rPr>
            </w:pPr>
            <w:proofErr w:type="gramStart"/>
            <w:r w:rsidRPr="00996DEA">
              <w:rPr>
                <w:szCs w:val="28"/>
                <w:lang w:val="en-US"/>
              </w:rPr>
              <w:t>1:N</w:t>
            </w:r>
            <w:proofErr w:type="gramEnd"/>
          </w:p>
        </w:tc>
        <w:tc>
          <w:tcPr>
            <w:tcW w:w="1954" w:type="dxa"/>
          </w:tcPr>
          <w:p w14:paraId="0F020506" w14:textId="77777777" w:rsidR="00A716D0" w:rsidRPr="00D3589A" w:rsidRDefault="00A716D0" w:rsidP="008053E3"/>
        </w:tc>
      </w:tr>
      <w:tr w:rsidR="00A716D0" w:rsidRPr="00D3589A" w14:paraId="4B91864E" w14:textId="77777777" w:rsidTr="008F588D">
        <w:trPr>
          <w:trHeight w:val="340"/>
        </w:trPr>
        <w:tc>
          <w:tcPr>
            <w:tcW w:w="566" w:type="dxa"/>
          </w:tcPr>
          <w:p w14:paraId="0AABC11F" w14:textId="576E02FF" w:rsidR="00A716D0" w:rsidRDefault="00A716D0" w:rsidP="008053E3">
            <w:pPr>
              <w:ind w:firstLine="0"/>
            </w:pPr>
            <w:r>
              <w:t>11.</w:t>
            </w:r>
          </w:p>
        </w:tc>
        <w:tc>
          <w:tcPr>
            <w:tcW w:w="3189" w:type="dxa"/>
          </w:tcPr>
          <w:p w14:paraId="7A1C8399" w14:textId="316D3237" w:rsidR="00A716D0" w:rsidRPr="00996DEA" w:rsidRDefault="00996DEA" w:rsidP="008053E3">
            <w:pPr>
              <w:ind w:firstLine="0"/>
              <w:rPr>
                <w:color w:val="1D1D1F"/>
                <w:szCs w:val="28"/>
                <w:shd w:val="clear" w:color="auto" w:fill="FFFFFF"/>
              </w:rPr>
            </w:pPr>
            <w:r w:rsidRPr="00996DEA">
              <w:rPr>
                <w:color w:val="1D1D1F"/>
                <w:szCs w:val="28"/>
                <w:shd w:val="clear" w:color="auto" w:fill="FFFFFF"/>
              </w:rPr>
              <w:t xml:space="preserve">EN – </w:t>
            </w:r>
            <w:proofErr w:type="spellStart"/>
            <w:r w:rsidRPr="00996DEA">
              <w:rPr>
                <w:color w:val="1D1D1F"/>
                <w:szCs w:val="28"/>
                <w:shd w:val="clear" w:color="auto" w:fill="FFFFFF"/>
              </w:rPr>
              <w:t>act</w:t>
            </w:r>
            <w:proofErr w:type="spellEnd"/>
          </w:p>
        </w:tc>
        <w:tc>
          <w:tcPr>
            <w:tcW w:w="2180" w:type="dxa"/>
          </w:tcPr>
          <w:p w14:paraId="32F16D68" w14:textId="33232541" w:rsidR="00A716D0" w:rsidRPr="00996DEA" w:rsidRDefault="00954BA5" w:rsidP="00954BA5">
            <w:pPr>
              <w:ind w:firstLine="0"/>
              <w:rPr>
                <w:szCs w:val="28"/>
              </w:rPr>
            </w:pPr>
            <w:r>
              <w:rPr>
                <w:szCs w:val="28"/>
              </w:rPr>
              <w:t>Подтверждение досмотра</w:t>
            </w:r>
          </w:p>
        </w:tc>
        <w:tc>
          <w:tcPr>
            <w:tcW w:w="1640" w:type="dxa"/>
          </w:tcPr>
          <w:p w14:paraId="72FF0D1D" w14:textId="0CBB8603" w:rsidR="00A716D0" w:rsidRPr="00996DEA" w:rsidRDefault="00996DEA" w:rsidP="008053E3">
            <w:pPr>
              <w:rPr>
                <w:szCs w:val="28"/>
              </w:rPr>
            </w:pPr>
            <w:r w:rsidRPr="00996DEA">
              <w:rPr>
                <w:szCs w:val="28"/>
              </w:rPr>
              <w:t>1:1</w:t>
            </w:r>
          </w:p>
        </w:tc>
        <w:tc>
          <w:tcPr>
            <w:tcW w:w="1954" w:type="dxa"/>
          </w:tcPr>
          <w:p w14:paraId="3DA705AD" w14:textId="77777777" w:rsidR="00A716D0" w:rsidRPr="00D3589A" w:rsidRDefault="00A716D0" w:rsidP="008053E3"/>
        </w:tc>
      </w:tr>
      <w:tr w:rsidR="009D0928" w:rsidRPr="00D3589A" w14:paraId="48EFC249" w14:textId="77777777" w:rsidTr="008F588D">
        <w:trPr>
          <w:trHeight w:val="340"/>
        </w:trPr>
        <w:tc>
          <w:tcPr>
            <w:tcW w:w="566" w:type="dxa"/>
          </w:tcPr>
          <w:p w14:paraId="6694203A" w14:textId="6F33178D" w:rsidR="009D0928" w:rsidRPr="009D0928" w:rsidRDefault="009D0928" w:rsidP="008053E3">
            <w:pPr>
              <w:ind w:firstLine="0"/>
              <w:rPr>
                <w:lang w:val="en-US"/>
              </w:rPr>
            </w:pPr>
            <w:r>
              <w:rPr>
                <w:lang w:val="en-US"/>
              </w:rPr>
              <w:t>12.</w:t>
            </w:r>
          </w:p>
        </w:tc>
        <w:tc>
          <w:tcPr>
            <w:tcW w:w="3189" w:type="dxa"/>
          </w:tcPr>
          <w:p w14:paraId="5BA53B78" w14:textId="2E5717CC" w:rsidR="009D0928" w:rsidRPr="00996DEA" w:rsidRDefault="009D0928" w:rsidP="008053E3">
            <w:pPr>
              <w:ind w:firstLine="0"/>
              <w:rPr>
                <w:color w:val="1D1D1F"/>
                <w:szCs w:val="28"/>
                <w:shd w:val="clear" w:color="auto" w:fill="FFFFFF"/>
              </w:rPr>
            </w:pPr>
            <w:r w:rsidRPr="009D0928">
              <w:rPr>
                <w:color w:val="1D1D1F"/>
                <w:szCs w:val="28"/>
                <w:shd w:val="clear" w:color="auto" w:fill="FFFFFF"/>
              </w:rPr>
              <w:t>Cargo</w:t>
            </w:r>
            <w:r>
              <w:rPr>
                <w:color w:val="1D1D1F"/>
                <w:szCs w:val="28"/>
                <w:shd w:val="clear" w:color="auto" w:fill="FFFFFF"/>
                <w:lang w:val="en-US"/>
              </w:rPr>
              <w:t xml:space="preserve"> </w:t>
            </w:r>
            <w:r w:rsidRPr="009D0928">
              <w:rPr>
                <w:color w:val="1D1D1F"/>
                <w:szCs w:val="28"/>
                <w:shd w:val="clear" w:color="auto" w:fill="FFFFFF"/>
              </w:rPr>
              <w:t>–</w:t>
            </w:r>
            <w:r>
              <w:rPr>
                <w:color w:val="1D1D1F"/>
                <w:szCs w:val="28"/>
                <w:shd w:val="clear" w:color="auto" w:fill="FFFFFF"/>
                <w:lang w:val="en-US"/>
              </w:rPr>
              <w:t xml:space="preserve"> </w:t>
            </w:r>
            <w:proofErr w:type="spellStart"/>
            <w:r w:rsidRPr="009D0928">
              <w:rPr>
                <w:color w:val="1D1D1F"/>
                <w:szCs w:val="28"/>
                <w:shd w:val="clear" w:color="auto" w:fill="FFFFFF"/>
              </w:rPr>
              <w:t>dispatch</w:t>
            </w:r>
            <w:proofErr w:type="spellEnd"/>
            <w:r>
              <w:rPr>
                <w:color w:val="1D1D1F"/>
                <w:szCs w:val="28"/>
                <w:shd w:val="clear" w:color="auto" w:fill="FFFFFF"/>
              </w:rPr>
              <w:t xml:space="preserve"> </w:t>
            </w:r>
            <w:proofErr w:type="spellStart"/>
            <w:r w:rsidRPr="009D0928">
              <w:rPr>
                <w:color w:val="1D1D1F"/>
                <w:szCs w:val="28"/>
                <w:shd w:val="clear" w:color="auto" w:fill="FFFFFF"/>
              </w:rPr>
              <w:t>monitoring</w:t>
            </w:r>
            <w:proofErr w:type="spellEnd"/>
          </w:p>
        </w:tc>
        <w:tc>
          <w:tcPr>
            <w:tcW w:w="2180" w:type="dxa"/>
          </w:tcPr>
          <w:p w14:paraId="6CE741BC" w14:textId="1969764A" w:rsidR="009D0928" w:rsidRDefault="009D0928" w:rsidP="00954BA5">
            <w:pPr>
              <w:ind w:firstLine="0"/>
              <w:rPr>
                <w:szCs w:val="28"/>
              </w:rPr>
            </w:pPr>
            <w:r w:rsidRPr="009D0928">
              <w:rPr>
                <w:szCs w:val="28"/>
              </w:rPr>
              <w:t>Отслеживание операций</w:t>
            </w:r>
          </w:p>
        </w:tc>
        <w:tc>
          <w:tcPr>
            <w:tcW w:w="1640" w:type="dxa"/>
          </w:tcPr>
          <w:p w14:paraId="7ED1ACA6" w14:textId="149DBF6D" w:rsidR="009D0928" w:rsidRPr="00996DEA" w:rsidRDefault="009D0928" w:rsidP="008053E3">
            <w:pPr>
              <w:rPr>
                <w:szCs w:val="28"/>
              </w:rPr>
            </w:pPr>
            <w:proofErr w:type="gramStart"/>
            <w:r w:rsidRPr="009D0928">
              <w:rPr>
                <w:szCs w:val="28"/>
              </w:rPr>
              <w:t>1:N</w:t>
            </w:r>
            <w:proofErr w:type="gramEnd"/>
          </w:p>
        </w:tc>
        <w:tc>
          <w:tcPr>
            <w:tcW w:w="1954" w:type="dxa"/>
          </w:tcPr>
          <w:p w14:paraId="4CD9571D" w14:textId="77777777" w:rsidR="009D0928" w:rsidRPr="00D3589A" w:rsidRDefault="009D0928" w:rsidP="008053E3"/>
        </w:tc>
      </w:tr>
      <w:tr w:rsidR="004834F8" w:rsidRPr="00D3589A" w14:paraId="285ADDCA" w14:textId="77777777" w:rsidTr="008F588D">
        <w:trPr>
          <w:trHeight w:val="340"/>
        </w:trPr>
        <w:tc>
          <w:tcPr>
            <w:tcW w:w="566" w:type="dxa"/>
          </w:tcPr>
          <w:p w14:paraId="796100E4" w14:textId="4BA67591" w:rsidR="004834F8" w:rsidRPr="004834F8" w:rsidRDefault="004834F8" w:rsidP="008053E3">
            <w:pPr>
              <w:ind w:firstLine="0"/>
            </w:pPr>
            <w:r>
              <w:t>13.</w:t>
            </w:r>
          </w:p>
        </w:tc>
        <w:tc>
          <w:tcPr>
            <w:tcW w:w="3189" w:type="dxa"/>
          </w:tcPr>
          <w:p w14:paraId="196C12AE" w14:textId="28CCB553" w:rsidR="004834F8" w:rsidRPr="004834F8" w:rsidRDefault="004834F8" w:rsidP="008053E3">
            <w:pPr>
              <w:ind w:firstLine="0"/>
              <w:rPr>
                <w:color w:val="1D1D1F"/>
                <w:szCs w:val="28"/>
                <w:shd w:val="clear" w:color="auto" w:fill="FFFFFF"/>
                <w:lang w:val="en-US"/>
              </w:rPr>
            </w:pPr>
            <w:r>
              <w:rPr>
                <w:color w:val="1D1D1F"/>
                <w:szCs w:val="28"/>
                <w:shd w:val="clear" w:color="auto" w:fill="FFFFFF"/>
                <w:lang w:val="en-US"/>
              </w:rPr>
              <w:t>D</w:t>
            </w:r>
            <w:proofErr w:type="spellStart"/>
            <w:r w:rsidRPr="009D0928">
              <w:rPr>
                <w:color w:val="1D1D1F"/>
                <w:szCs w:val="28"/>
                <w:shd w:val="clear" w:color="auto" w:fill="FFFFFF"/>
              </w:rPr>
              <w:t>ispatch</w:t>
            </w:r>
            <w:proofErr w:type="spellEnd"/>
            <w:r>
              <w:rPr>
                <w:color w:val="1D1D1F"/>
                <w:szCs w:val="28"/>
                <w:shd w:val="clear" w:color="auto" w:fill="FFFFFF"/>
              </w:rPr>
              <w:t xml:space="preserve"> </w:t>
            </w:r>
            <w:proofErr w:type="spellStart"/>
            <w:r w:rsidRPr="009D0928">
              <w:rPr>
                <w:color w:val="1D1D1F"/>
                <w:szCs w:val="28"/>
                <w:shd w:val="clear" w:color="auto" w:fill="FFFFFF"/>
              </w:rPr>
              <w:t>monitoring</w:t>
            </w:r>
            <w:proofErr w:type="spellEnd"/>
            <w:r>
              <w:rPr>
                <w:color w:val="1D1D1F"/>
                <w:szCs w:val="28"/>
                <w:shd w:val="clear" w:color="auto" w:fill="FFFFFF"/>
                <w:lang w:val="en-US"/>
              </w:rPr>
              <w:t xml:space="preserve"> - EN</w:t>
            </w:r>
          </w:p>
        </w:tc>
        <w:tc>
          <w:tcPr>
            <w:tcW w:w="2180" w:type="dxa"/>
          </w:tcPr>
          <w:p w14:paraId="62156DC2" w14:textId="25EDBC49" w:rsidR="004834F8" w:rsidRPr="004834F8" w:rsidRDefault="004834F8" w:rsidP="00954BA5">
            <w:pPr>
              <w:ind w:firstLine="0"/>
              <w:rPr>
                <w:rFonts w:eastAsiaTheme="minorEastAsia"/>
                <w:szCs w:val="28"/>
                <w:lang w:eastAsia="zh-CN"/>
              </w:rPr>
            </w:pPr>
            <w:r>
              <w:rPr>
                <w:rFonts w:eastAsiaTheme="minorEastAsia"/>
                <w:szCs w:val="28"/>
                <w:lang w:eastAsia="zh-CN"/>
              </w:rPr>
              <w:t>Отслеживание накладной</w:t>
            </w:r>
          </w:p>
        </w:tc>
        <w:tc>
          <w:tcPr>
            <w:tcW w:w="1640" w:type="dxa"/>
          </w:tcPr>
          <w:p w14:paraId="6B208F6E" w14:textId="2C28802B" w:rsidR="004834F8" w:rsidRPr="004834F8" w:rsidRDefault="004834F8" w:rsidP="008053E3">
            <w:pPr>
              <w:rPr>
                <w:szCs w:val="28"/>
                <w:lang w:val="en-US"/>
              </w:rPr>
            </w:pPr>
            <w:proofErr w:type="gramStart"/>
            <w:r>
              <w:rPr>
                <w:szCs w:val="28"/>
              </w:rPr>
              <w:t>1:</w:t>
            </w:r>
            <w:r>
              <w:rPr>
                <w:szCs w:val="28"/>
                <w:lang w:val="en-US"/>
              </w:rPr>
              <w:t>N</w:t>
            </w:r>
            <w:proofErr w:type="gramEnd"/>
          </w:p>
        </w:tc>
        <w:tc>
          <w:tcPr>
            <w:tcW w:w="1954" w:type="dxa"/>
          </w:tcPr>
          <w:p w14:paraId="5B2B54A3" w14:textId="77777777" w:rsidR="004834F8" w:rsidRPr="00D3589A" w:rsidRDefault="004834F8" w:rsidP="008053E3"/>
        </w:tc>
      </w:tr>
    </w:tbl>
    <w:p w14:paraId="20246F34" w14:textId="14813EC7" w:rsidR="00492773" w:rsidRPr="00F0165F" w:rsidRDefault="00492773" w:rsidP="009078C4">
      <w:pPr>
        <w:pStyle w:val="3"/>
        <w:numPr>
          <w:ilvl w:val="2"/>
          <w:numId w:val="16"/>
        </w:numPr>
        <w:spacing w:before="0"/>
        <w:ind w:left="0" w:firstLine="709"/>
        <w:rPr>
          <w:rFonts w:ascii="Times New Roman" w:hAnsi="Times New Roman" w:cs="Times New Roman"/>
          <w:color w:val="000000" w:themeColor="text1"/>
          <w:sz w:val="28"/>
          <w:szCs w:val="28"/>
        </w:rPr>
      </w:pPr>
      <w:bookmarkStart w:id="66" w:name="_Toc231989441"/>
      <w:r w:rsidRPr="00492773">
        <w:rPr>
          <w:rFonts w:ascii="Times New Roman" w:hAnsi="Times New Roman" w:cs="Times New Roman"/>
          <w:color w:val="000000" w:themeColor="text1"/>
          <w:sz w:val="28"/>
          <w:szCs w:val="28"/>
        </w:rPr>
        <w:t xml:space="preserve">Разработка </w:t>
      </w:r>
      <w:proofErr w:type="spellStart"/>
      <w:r w:rsidRPr="00492773">
        <w:rPr>
          <w:rFonts w:ascii="Times New Roman" w:hAnsi="Times New Roman" w:cs="Times New Roman"/>
          <w:color w:val="000000" w:themeColor="text1"/>
          <w:sz w:val="28"/>
          <w:szCs w:val="28"/>
        </w:rPr>
        <w:t>даталогической</w:t>
      </w:r>
      <w:proofErr w:type="spellEnd"/>
      <w:r w:rsidRPr="00492773">
        <w:rPr>
          <w:rFonts w:ascii="Times New Roman" w:hAnsi="Times New Roman" w:cs="Times New Roman"/>
          <w:color w:val="000000" w:themeColor="text1"/>
          <w:sz w:val="28"/>
          <w:szCs w:val="28"/>
        </w:rPr>
        <w:t xml:space="preserve"> схемы данных</w:t>
      </w:r>
      <w:bookmarkEnd w:id="66"/>
    </w:p>
    <w:p w14:paraId="560E6EBC" w14:textId="4D34264B" w:rsidR="008C07FA" w:rsidRDefault="008C07FA" w:rsidP="008C07FA">
      <w:pPr>
        <w:rPr>
          <w:szCs w:val="28"/>
        </w:rPr>
      </w:pPr>
      <w:proofErr w:type="spellStart"/>
      <w:r>
        <w:rPr>
          <w:color w:val="000000"/>
          <w:szCs w:val="28"/>
        </w:rPr>
        <w:t>Даталогическая</w:t>
      </w:r>
      <w:proofErr w:type="spellEnd"/>
      <w:r>
        <w:rPr>
          <w:color w:val="000000"/>
          <w:szCs w:val="28"/>
        </w:rPr>
        <w:t xml:space="preserve"> схема данных разработана в среде </w:t>
      </w:r>
      <w:r>
        <w:rPr>
          <w:szCs w:val="28"/>
        </w:rPr>
        <w:t xml:space="preserve">СУБД </w:t>
      </w:r>
      <w:r>
        <w:rPr>
          <w:szCs w:val="28"/>
          <w:lang w:val="en-US"/>
        </w:rPr>
        <w:t>MS</w:t>
      </w:r>
      <w:r>
        <w:rPr>
          <w:szCs w:val="28"/>
        </w:rPr>
        <w:t xml:space="preserve"> SQL </w:t>
      </w:r>
      <w:proofErr w:type="spellStart"/>
      <w:r>
        <w:rPr>
          <w:szCs w:val="28"/>
        </w:rPr>
        <w:t>ServerExpress</w:t>
      </w:r>
      <w:proofErr w:type="spellEnd"/>
      <w:r>
        <w:rPr>
          <w:szCs w:val="28"/>
        </w:rPr>
        <w:t xml:space="preserve"> 20</w:t>
      </w:r>
      <w:r w:rsidR="00F0165F">
        <w:rPr>
          <w:szCs w:val="28"/>
        </w:rPr>
        <w:t>2</w:t>
      </w:r>
      <w:r>
        <w:rPr>
          <w:szCs w:val="28"/>
        </w:rPr>
        <w:t>2</w:t>
      </w:r>
      <w:r>
        <w:rPr>
          <w:color w:val="000000"/>
          <w:szCs w:val="28"/>
        </w:rPr>
        <w:t xml:space="preserve"> и приведена на </w:t>
      </w:r>
      <w:r w:rsidR="00D651B9">
        <w:t>рисунке 4</w:t>
      </w:r>
      <w:r>
        <w:rPr>
          <w:color w:val="000000"/>
          <w:szCs w:val="28"/>
        </w:rPr>
        <w:t>.</w:t>
      </w:r>
    </w:p>
    <w:p w14:paraId="02BB0282" w14:textId="57FDD14C" w:rsidR="008C07FA" w:rsidRPr="00F0165F" w:rsidRDefault="008C07FA" w:rsidP="009078C4">
      <w:pPr>
        <w:pStyle w:val="3"/>
        <w:numPr>
          <w:ilvl w:val="2"/>
          <w:numId w:val="16"/>
        </w:numPr>
        <w:spacing w:before="0"/>
        <w:ind w:left="0" w:firstLine="709"/>
        <w:rPr>
          <w:rFonts w:ascii="Times New Roman" w:hAnsi="Times New Roman" w:cs="Times New Roman"/>
          <w:color w:val="000000" w:themeColor="text1"/>
          <w:sz w:val="28"/>
          <w:szCs w:val="28"/>
        </w:rPr>
      </w:pPr>
      <w:bookmarkStart w:id="67" w:name="_Toc514654114"/>
      <w:bookmarkStart w:id="68" w:name="_Toc192444989"/>
      <w:bookmarkStart w:id="69" w:name="_Toc231989442"/>
      <w:r w:rsidRPr="00F0165F">
        <w:rPr>
          <w:rFonts w:ascii="Times New Roman" w:hAnsi="Times New Roman" w:cs="Times New Roman"/>
          <w:color w:val="000000" w:themeColor="text1"/>
          <w:sz w:val="28"/>
          <w:szCs w:val="28"/>
        </w:rPr>
        <w:t xml:space="preserve">Ввод данных в таблицы </w:t>
      </w:r>
      <w:proofErr w:type="spellStart"/>
      <w:r w:rsidRPr="00F0165F">
        <w:rPr>
          <w:rFonts w:ascii="Times New Roman" w:hAnsi="Times New Roman" w:cs="Times New Roman"/>
          <w:color w:val="000000" w:themeColor="text1"/>
          <w:sz w:val="28"/>
          <w:szCs w:val="28"/>
        </w:rPr>
        <w:t>даталогической</w:t>
      </w:r>
      <w:proofErr w:type="spellEnd"/>
      <w:r w:rsidRPr="00F0165F">
        <w:rPr>
          <w:rFonts w:ascii="Times New Roman" w:hAnsi="Times New Roman" w:cs="Times New Roman"/>
          <w:color w:val="000000" w:themeColor="text1"/>
          <w:sz w:val="28"/>
          <w:szCs w:val="28"/>
        </w:rPr>
        <w:t xml:space="preserve"> схемы</w:t>
      </w:r>
      <w:bookmarkEnd w:id="67"/>
      <w:bookmarkEnd w:id="68"/>
      <w:bookmarkEnd w:id="69"/>
      <w:r w:rsidRPr="00F0165F">
        <w:rPr>
          <w:rFonts w:ascii="Times New Roman" w:hAnsi="Times New Roman" w:cs="Times New Roman"/>
          <w:color w:val="000000" w:themeColor="text1"/>
          <w:sz w:val="28"/>
          <w:szCs w:val="28"/>
        </w:rPr>
        <w:t xml:space="preserve"> </w:t>
      </w:r>
    </w:p>
    <w:p w14:paraId="5B5BF165" w14:textId="77777777" w:rsidR="008C07FA" w:rsidRDefault="008C07FA" w:rsidP="008C07FA">
      <w:pPr>
        <w:rPr>
          <w:szCs w:val="28"/>
        </w:rPr>
      </w:pPr>
      <w:r>
        <w:rPr>
          <w:szCs w:val="28"/>
        </w:rPr>
        <w:t xml:space="preserve">Ввод данных в таблицы </w:t>
      </w:r>
      <w:proofErr w:type="spellStart"/>
      <w:r>
        <w:rPr>
          <w:szCs w:val="28"/>
        </w:rPr>
        <w:t>даталогической</w:t>
      </w:r>
      <w:proofErr w:type="spellEnd"/>
      <w:r>
        <w:rPr>
          <w:szCs w:val="28"/>
        </w:rPr>
        <w:t xml:space="preserve"> схемы осуществлен с целью ее тестирования и подготовки к отладке основных запросов к БД. Значения данных определены в соответствии с темой проекта и назначением предметной области.</w:t>
      </w:r>
    </w:p>
    <w:p w14:paraId="7148840F" w14:textId="77777777" w:rsidR="008C07FA" w:rsidRDefault="008C07FA" w:rsidP="008C07FA">
      <w:pPr>
        <w:pStyle w:val="22"/>
        <w:spacing w:before="0"/>
        <w:ind w:firstLine="709"/>
        <w:jc w:val="both"/>
      </w:pPr>
      <w:r>
        <w:t>В таблицы базы данных были добавлены:</w:t>
      </w:r>
    </w:p>
    <w:p w14:paraId="05FF3887" w14:textId="77777777" w:rsidR="008C07FA" w:rsidRDefault="008C07FA" w:rsidP="009078C4">
      <w:pPr>
        <w:pStyle w:val="22"/>
        <w:numPr>
          <w:ilvl w:val="0"/>
          <w:numId w:val="7"/>
        </w:numPr>
        <w:spacing w:before="0"/>
        <w:ind w:left="0" w:firstLine="709"/>
        <w:jc w:val="both"/>
      </w:pPr>
      <w:r>
        <w:t>в список заказчиков и грузополучателей по 10 записей;</w:t>
      </w:r>
    </w:p>
    <w:p w14:paraId="2B2836EF" w14:textId="77777777" w:rsidR="008C07FA" w:rsidRDefault="008C07FA" w:rsidP="009078C4">
      <w:pPr>
        <w:pStyle w:val="22"/>
        <w:numPr>
          <w:ilvl w:val="0"/>
          <w:numId w:val="7"/>
        </w:numPr>
        <w:spacing w:before="0"/>
        <w:ind w:left="0" w:firstLine="709"/>
        <w:jc w:val="both"/>
      </w:pPr>
      <w:r>
        <w:t xml:space="preserve">10 грузов </w:t>
      </w:r>
      <w:r w:rsidRPr="00080715">
        <w:t>с указанием типа груза, текущего статуса перемещения</w:t>
      </w:r>
      <w:r>
        <w:t>;</w:t>
      </w:r>
    </w:p>
    <w:p w14:paraId="40D048E3" w14:textId="77777777" w:rsidR="008C07FA" w:rsidRDefault="008C07FA" w:rsidP="009078C4">
      <w:pPr>
        <w:pStyle w:val="22"/>
        <w:numPr>
          <w:ilvl w:val="0"/>
          <w:numId w:val="7"/>
        </w:numPr>
        <w:spacing w:before="0"/>
        <w:ind w:left="0" w:firstLine="709"/>
        <w:jc w:val="both"/>
      </w:pPr>
      <w:r>
        <w:t>3 точки перевалки;</w:t>
      </w:r>
    </w:p>
    <w:p w14:paraId="1189130B" w14:textId="77777777" w:rsidR="008C07FA" w:rsidRDefault="008C07FA" w:rsidP="009078C4">
      <w:pPr>
        <w:pStyle w:val="22"/>
        <w:numPr>
          <w:ilvl w:val="0"/>
          <w:numId w:val="7"/>
        </w:numPr>
        <w:spacing w:before="0"/>
        <w:ind w:left="0" w:firstLine="709"/>
        <w:jc w:val="both"/>
      </w:pPr>
      <w:r>
        <w:t>5 агентов и 3 инспектора.</w:t>
      </w:r>
    </w:p>
    <w:p w14:paraId="52AC5A06" w14:textId="2F4A1DDC" w:rsidR="008C07FA" w:rsidRDefault="008C07FA" w:rsidP="008C07FA">
      <w:pPr>
        <w:pStyle w:val="22"/>
        <w:spacing w:before="0"/>
        <w:ind w:firstLine="709"/>
        <w:jc w:val="both"/>
      </w:pPr>
      <w:r>
        <w:t>Построение схемы данных ДЛМ выполнено на основани</w:t>
      </w:r>
      <w:r w:rsidR="00980FBC">
        <w:t>и</w:t>
      </w:r>
      <w:r>
        <w:t xml:space="preserve"> данных, указанных в таблицах 4 – 1</w:t>
      </w:r>
      <w:r w:rsidR="00980FBC">
        <w:t>4</w:t>
      </w:r>
      <w:r>
        <w:t>, и таблицы 1</w:t>
      </w:r>
      <w:r w:rsidR="00980FBC">
        <w:t>5</w:t>
      </w:r>
      <w:r>
        <w:t xml:space="preserve"> описывающей связи между сущностями.</w:t>
      </w:r>
    </w:p>
    <w:p w14:paraId="39066788" w14:textId="77777777" w:rsidR="008C07FA" w:rsidRDefault="008C07FA" w:rsidP="008C07FA">
      <w:pPr>
        <w:pStyle w:val="22"/>
        <w:spacing w:before="0"/>
        <w:ind w:firstLine="709"/>
        <w:jc w:val="both"/>
      </w:pPr>
      <w:r>
        <w:t xml:space="preserve">Для создания базы данных использованы средства графического интерфейса СУБД </w:t>
      </w:r>
      <w:r>
        <w:rPr>
          <w:lang w:val="en-US"/>
        </w:rPr>
        <w:t>SQL</w:t>
      </w:r>
      <w:r w:rsidRPr="00B53146">
        <w:t xml:space="preserve"> </w:t>
      </w:r>
      <w:proofErr w:type="spellStart"/>
      <w:r>
        <w:rPr>
          <w:lang w:val="en-US"/>
        </w:rPr>
        <w:t>ServerExpress</w:t>
      </w:r>
      <w:proofErr w:type="spellEnd"/>
      <w:r>
        <w:t xml:space="preserve"> 2022.</w:t>
      </w:r>
    </w:p>
    <w:p w14:paraId="244420C8" w14:textId="28C9ABC4" w:rsidR="00D941EF" w:rsidRDefault="008C07FA" w:rsidP="004834F8">
      <w:pPr>
        <w:pStyle w:val="22"/>
        <w:ind w:left="851" w:firstLine="0"/>
        <w:jc w:val="both"/>
      </w:pPr>
      <w:r>
        <w:t>Итоговая схема проектируемой БД представлена на рисунке 4.</w:t>
      </w:r>
      <w:r w:rsidR="00D941EF">
        <w:br w:type="page"/>
      </w:r>
    </w:p>
    <w:p w14:paraId="530A3ABE" w14:textId="77777777" w:rsidR="008C07FA" w:rsidRDefault="008C07FA" w:rsidP="00D941EF">
      <w:pPr>
        <w:pStyle w:val="22"/>
        <w:ind w:left="851" w:firstLine="0"/>
        <w:jc w:val="both"/>
        <w:sectPr w:rsidR="008C07FA" w:rsidSect="006320CD">
          <w:footerReference w:type="default" r:id="rId12"/>
          <w:pgSz w:w="11906" w:h="16838"/>
          <w:pgMar w:top="851" w:right="748" w:bottom="1134" w:left="1259" w:header="709" w:footer="284" w:gutter="0"/>
          <w:cols w:space="720"/>
          <w:titlePg/>
          <w:docGrid w:linePitch="381"/>
        </w:sectPr>
      </w:pPr>
    </w:p>
    <w:p w14:paraId="497C667D" w14:textId="0EE2678A" w:rsidR="00D941EF" w:rsidRPr="001B241B" w:rsidRDefault="001B241B" w:rsidP="00D941EF">
      <w:pPr>
        <w:pStyle w:val="afff"/>
        <w:spacing w:after="0" w:line="360" w:lineRule="auto"/>
        <w:ind w:left="0"/>
        <w:jc w:val="center"/>
        <w:rPr>
          <w:lang w:val="en-US"/>
        </w:rPr>
      </w:pPr>
      <w:bookmarkStart w:id="70" w:name="_Toc514654115"/>
      <w:bookmarkStart w:id="71" w:name="_Toc192444990"/>
      <w:r w:rsidRPr="001B241B">
        <w:rPr>
          <w:noProof/>
          <w:lang w:val="en-US"/>
        </w:rPr>
        <w:lastRenderedPageBreak/>
        <w:drawing>
          <wp:inline distT="0" distB="0" distL="0" distR="0" wp14:anchorId="1EAAC3B2" wp14:editId="2A94330D">
            <wp:extent cx="8862060" cy="5424286"/>
            <wp:effectExtent l="0" t="0" r="0"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864813" cy="5425971"/>
                    </a:xfrm>
                    <a:prstGeom prst="rect">
                      <a:avLst/>
                    </a:prstGeom>
                  </pic:spPr>
                </pic:pic>
              </a:graphicData>
            </a:graphic>
          </wp:inline>
        </w:drawing>
      </w:r>
    </w:p>
    <w:p w14:paraId="026EDED8" w14:textId="20979B6B" w:rsidR="008C07FA" w:rsidRDefault="00D941EF" w:rsidP="00D66A1B">
      <w:pPr>
        <w:pStyle w:val="afff"/>
        <w:spacing w:after="0" w:line="360" w:lineRule="auto"/>
        <w:ind w:left="709"/>
        <w:jc w:val="center"/>
        <w:rPr>
          <w:szCs w:val="28"/>
        </w:rPr>
      </w:pPr>
      <w:r w:rsidRPr="0004658D">
        <w:rPr>
          <w:rFonts w:ascii="Times New Roman" w:hAnsi="Times New Roman"/>
          <w:sz w:val="28"/>
          <w:szCs w:val="28"/>
        </w:rPr>
        <w:t xml:space="preserve">Рисунок 4–Схема </w:t>
      </w:r>
      <w:proofErr w:type="spellStart"/>
      <w:r w:rsidRPr="0004658D">
        <w:rPr>
          <w:rFonts w:ascii="Times New Roman" w:hAnsi="Times New Roman"/>
          <w:sz w:val="28"/>
          <w:szCs w:val="28"/>
        </w:rPr>
        <w:t>даталогической</w:t>
      </w:r>
      <w:proofErr w:type="spellEnd"/>
      <w:r w:rsidRPr="0004658D">
        <w:rPr>
          <w:rFonts w:ascii="Times New Roman" w:hAnsi="Times New Roman"/>
          <w:sz w:val="28"/>
          <w:szCs w:val="28"/>
        </w:rPr>
        <w:t xml:space="preserve"> модели БД</w:t>
      </w:r>
    </w:p>
    <w:bookmarkEnd w:id="70"/>
    <w:bookmarkEnd w:id="71"/>
    <w:p w14:paraId="7737D19D" w14:textId="77777777" w:rsidR="00D66A1B" w:rsidRDefault="00D66A1B" w:rsidP="009078C4">
      <w:pPr>
        <w:pStyle w:val="afff"/>
        <w:numPr>
          <w:ilvl w:val="0"/>
          <w:numId w:val="14"/>
        </w:numPr>
        <w:spacing w:after="0" w:line="360" w:lineRule="auto"/>
        <w:ind w:left="0" w:firstLine="709"/>
        <w:jc w:val="both"/>
        <w:outlineLvl w:val="0"/>
        <w:rPr>
          <w:rFonts w:ascii="Times New Roman" w:hAnsi="Times New Roman"/>
          <w:b/>
          <w:bCs/>
          <w:sz w:val="28"/>
          <w:szCs w:val="28"/>
        </w:rPr>
        <w:sectPr w:rsidR="00D66A1B" w:rsidSect="00D66A1B">
          <w:footerReference w:type="default" r:id="rId14"/>
          <w:pgSz w:w="16838" w:h="11906" w:orient="landscape"/>
          <w:pgMar w:top="1701" w:right="1134" w:bottom="851" w:left="1134" w:header="709" w:footer="709" w:gutter="0"/>
          <w:cols w:space="708"/>
          <w:titlePg/>
          <w:docGrid w:linePitch="381"/>
        </w:sectPr>
      </w:pPr>
    </w:p>
    <w:p w14:paraId="408E50FF" w14:textId="4223EC94" w:rsidR="008C07FA" w:rsidRPr="00593728" w:rsidRDefault="00371E10" w:rsidP="009078C4">
      <w:pPr>
        <w:pStyle w:val="afff"/>
        <w:numPr>
          <w:ilvl w:val="0"/>
          <w:numId w:val="14"/>
        </w:numPr>
        <w:spacing w:after="0" w:line="360" w:lineRule="auto"/>
        <w:ind w:left="0" w:firstLine="709"/>
        <w:jc w:val="both"/>
        <w:outlineLvl w:val="0"/>
        <w:rPr>
          <w:rFonts w:ascii="Times New Roman" w:hAnsi="Times New Roman"/>
          <w:b/>
          <w:bCs/>
          <w:sz w:val="28"/>
          <w:szCs w:val="28"/>
        </w:rPr>
      </w:pPr>
      <w:bookmarkStart w:id="72" w:name="_Toc231989443"/>
      <w:r>
        <w:rPr>
          <w:rFonts w:ascii="Times New Roman" w:hAnsi="Times New Roman"/>
          <w:b/>
          <w:bCs/>
          <w:sz w:val="28"/>
          <w:szCs w:val="28"/>
        </w:rPr>
        <w:lastRenderedPageBreak/>
        <w:t>Проектирование и реализация основных запросов</w:t>
      </w:r>
      <w:bookmarkEnd w:id="72"/>
    </w:p>
    <w:p w14:paraId="2EC6286B" w14:textId="77777777" w:rsidR="008C07FA" w:rsidRDefault="008C07FA" w:rsidP="008C07FA">
      <w:pPr>
        <w:ind w:firstLine="567"/>
        <w:rPr>
          <w:szCs w:val="28"/>
        </w:rPr>
      </w:pPr>
      <w:r>
        <w:rPr>
          <w:szCs w:val="28"/>
        </w:rPr>
        <w:t>В данном разделе приводятся запросы к БД, поддерживающие функции приложения при работе с БД и результаты их выполнения</w:t>
      </w:r>
    </w:p>
    <w:p w14:paraId="03096C4A" w14:textId="5ACFD576" w:rsidR="008C07FA" w:rsidRPr="00F0165F" w:rsidRDefault="008C07FA" w:rsidP="00F0165F">
      <w:pPr>
        <w:pStyle w:val="20"/>
        <w:spacing w:before="0"/>
        <w:rPr>
          <w:rFonts w:ascii="Times New Roman" w:hAnsi="Times New Roman" w:cs="Times New Roman"/>
          <w:color w:val="000000" w:themeColor="text1"/>
          <w:sz w:val="28"/>
          <w:szCs w:val="32"/>
        </w:rPr>
      </w:pPr>
      <w:bookmarkStart w:id="73" w:name="_Toc192444991"/>
      <w:bookmarkStart w:id="74" w:name="_Toc231989444"/>
      <w:r w:rsidRPr="00F0165F">
        <w:rPr>
          <w:rFonts w:ascii="Times New Roman" w:hAnsi="Times New Roman" w:cs="Times New Roman"/>
          <w:color w:val="000000" w:themeColor="text1"/>
          <w:sz w:val="28"/>
          <w:szCs w:val="32"/>
        </w:rPr>
        <w:t>5.1 Тексты разработанных запросов</w:t>
      </w:r>
      <w:bookmarkEnd w:id="73"/>
      <w:bookmarkEnd w:id="74"/>
    </w:p>
    <w:p w14:paraId="35C8B486" w14:textId="17307F76" w:rsidR="00094B7F" w:rsidRDefault="008C07FA" w:rsidP="00094B7F">
      <w:pPr>
        <w:pStyle w:val="22"/>
        <w:jc w:val="both"/>
      </w:pPr>
      <w:r>
        <w:t xml:space="preserve">В </w:t>
      </w:r>
      <w:r w:rsidR="000A3C2B">
        <w:rPr>
          <w:rFonts w:eastAsiaTheme="minorEastAsia"/>
          <w:lang w:eastAsia="zh-CN"/>
        </w:rPr>
        <w:t xml:space="preserve">таблице 16 </w:t>
      </w:r>
      <w:r>
        <w:t>приведе</w:t>
      </w:r>
      <w:r w:rsidR="000A3C2B">
        <w:t>н</w:t>
      </w:r>
      <w:r>
        <w:t xml:space="preserve"> перечень запросов на языке </w:t>
      </w:r>
      <w:r>
        <w:rPr>
          <w:lang w:val="en-US"/>
        </w:rPr>
        <w:t>SQL</w:t>
      </w:r>
      <w:r>
        <w:t xml:space="preserve">, являющегося базовым </w:t>
      </w:r>
      <w:proofErr w:type="gramStart"/>
      <w:r>
        <w:t xml:space="preserve">языком  </w:t>
      </w:r>
      <w:r>
        <w:rPr>
          <w:lang w:val="en-US"/>
        </w:rPr>
        <w:t>MS</w:t>
      </w:r>
      <w:proofErr w:type="gramEnd"/>
      <w:r w:rsidRPr="00877E8E">
        <w:t xml:space="preserve"> </w:t>
      </w:r>
      <w:r>
        <w:rPr>
          <w:lang w:val="en-US"/>
        </w:rPr>
        <w:t>SQL</w:t>
      </w:r>
      <w:r w:rsidRPr="00877E8E">
        <w:t xml:space="preserve"> </w:t>
      </w:r>
      <w:r>
        <w:rPr>
          <w:lang w:val="en-US"/>
        </w:rPr>
        <w:t>Server</w:t>
      </w:r>
      <w:r>
        <w:t xml:space="preserve"> 2022.</w:t>
      </w:r>
      <w:bookmarkStart w:id="75" w:name="_Ref517043965"/>
    </w:p>
    <w:p w14:paraId="6392637A" w14:textId="41BF8CF1" w:rsidR="008C07FA" w:rsidRDefault="008C07FA" w:rsidP="00094B7F">
      <w:pPr>
        <w:pStyle w:val="22"/>
        <w:ind w:firstLine="0"/>
        <w:jc w:val="both"/>
        <w:rPr>
          <w:b/>
        </w:rPr>
      </w:pPr>
      <w:r>
        <w:t xml:space="preserve">Таблица </w:t>
      </w:r>
      <w:bookmarkEnd w:id="75"/>
      <w:r w:rsidRPr="00080715">
        <w:t>1</w:t>
      </w:r>
      <w:r w:rsidR="00AB01EB" w:rsidRPr="006B5C87">
        <w:t>7</w:t>
      </w:r>
      <w:r>
        <w:t xml:space="preserve"> - Перечень запросов и их представление на языке </w:t>
      </w:r>
      <w:r>
        <w:rPr>
          <w:lang w:val="en-US"/>
        </w:rPr>
        <w:t>SQL</w:t>
      </w:r>
      <w:r w:rsidRPr="00877E8E">
        <w:t xml:space="preserve"> </w:t>
      </w:r>
    </w:p>
    <w:tbl>
      <w:tblPr>
        <w:tblW w:w="999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0"/>
        <w:gridCol w:w="3401"/>
        <w:gridCol w:w="5884"/>
      </w:tblGrid>
      <w:tr w:rsidR="008C07FA" w14:paraId="24385C84" w14:textId="77777777" w:rsidTr="009F4ECD">
        <w:trPr>
          <w:cantSplit/>
          <w:tblHeader/>
        </w:trPr>
        <w:tc>
          <w:tcPr>
            <w:tcW w:w="710" w:type="dxa"/>
            <w:tcBorders>
              <w:top w:val="single" w:sz="4" w:space="0" w:color="auto"/>
              <w:left w:val="single" w:sz="4" w:space="0" w:color="auto"/>
              <w:bottom w:val="single" w:sz="4" w:space="0" w:color="auto"/>
              <w:right w:val="single" w:sz="4" w:space="0" w:color="auto"/>
            </w:tcBorders>
            <w:vAlign w:val="center"/>
            <w:hideMark/>
          </w:tcPr>
          <w:p w14:paraId="01FF2C6C" w14:textId="77777777" w:rsidR="008C07FA" w:rsidRDefault="008C07FA" w:rsidP="008053E3">
            <w:pPr>
              <w:pStyle w:val="afd"/>
              <w:spacing w:line="240" w:lineRule="auto"/>
              <w:ind w:firstLine="0"/>
              <w:rPr>
                <w:b/>
              </w:rPr>
            </w:pPr>
            <w:r>
              <w:rPr>
                <w:b/>
              </w:rPr>
              <w:t>№</w:t>
            </w:r>
          </w:p>
        </w:tc>
        <w:tc>
          <w:tcPr>
            <w:tcW w:w="3401" w:type="dxa"/>
            <w:tcBorders>
              <w:top w:val="single" w:sz="4" w:space="0" w:color="auto"/>
              <w:left w:val="single" w:sz="4" w:space="0" w:color="auto"/>
              <w:bottom w:val="single" w:sz="4" w:space="0" w:color="auto"/>
              <w:right w:val="single" w:sz="4" w:space="0" w:color="auto"/>
            </w:tcBorders>
            <w:vAlign w:val="center"/>
            <w:hideMark/>
          </w:tcPr>
          <w:p w14:paraId="3557CA55" w14:textId="77777777" w:rsidR="008C07FA" w:rsidRDefault="008C07FA" w:rsidP="008053E3">
            <w:pPr>
              <w:pStyle w:val="afd"/>
              <w:spacing w:line="240" w:lineRule="auto"/>
              <w:jc w:val="center"/>
              <w:rPr>
                <w:b/>
              </w:rPr>
            </w:pPr>
            <w:r>
              <w:rPr>
                <w:b/>
              </w:rPr>
              <w:t>Наименование запроса</w:t>
            </w:r>
          </w:p>
        </w:tc>
        <w:tc>
          <w:tcPr>
            <w:tcW w:w="5884" w:type="dxa"/>
            <w:tcBorders>
              <w:top w:val="single" w:sz="4" w:space="0" w:color="auto"/>
              <w:left w:val="single" w:sz="4" w:space="0" w:color="auto"/>
              <w:bottom w:val="single" w:sz="4" w:space="0" w:color="auto"/>
              <w:right w:val="single" w:sz="4" w:space="0" w:color="auto"/>
            </w:tcBorders>
            <w:vAlign w:val="center"/>
            <w:hideMark/>
          </w:tcPr>
          <w:p w14:paraId="03F9E0F9" w14:textId="77777777" w:rsidR="008C07FA" w:rsidRDefault="008C07FA" w:rsidP="008053E3">
            <w:pPr>
              <w:pStyle w:val="afd"/>
              <w:spacing w:line="240" w:lineRule="auto"/>
              <w:jc w:val="center"/>
              <w:rPr>
                <w:b/>
                <w:lang w:val="en-US"/>
              </w:rPr>
            </w:pPr>
            <w:r>
              <w:rPr>
                <w:b/>
              </w:rPr>
              <w:t xml:space="preserve">Представление на </w:t>
            </w:r>
            <w:r>
              <w:rPr>
                <w:b/>
                <w:lang w:val="en-US"/>
              </w:rPr>
              <w:t>SQL</w:t>
            </w:r>
          </w:p>
        </w:tc>
      </w:tr>
      <w:tr w:rsidR="008C07FA" w:rsidRPr="006F0CB3" w14:paraId="272EA242" w14:textId="77777777" w:rsidTr="009F4ECD">
        <w:trPr>
          <w:cantSplit/>
        </w:trPr>
        <w:tc>
          <w:tcPr>
            <w:tcW w:w="710" w:type="dxa"/>
            <w:tcBorders>
              <w:top w:val="single" w:sz="4" w:space="0" w:color="auto"/>
              <w:left w:val="single" w:sz="4" w:space="0" w:color="auto"/>
              <w:bottom w:val="single" w:sz="4" w:space="0" w:color="auto"/>
              <w:right w:val="single" w:sz="4" w:space="0" w:color="auto"/>
            </w:tcBorders>
          </w:tcPr>
          <w:p w14:paraId="2142064D" w14:textId="77777777" w:rsidR="008C07FA" w:rsidRDefault="008C07FA" w:rsidP="009078C4">
            <w:pPr>
              <w:pStyle w:val="afd"/>
              <w:numPr>
                <w:ilvl w:val="0"/>
                <w:numId w:val="13"/>
              </w:numPr>
              <w:spacing w:line="360" w:lineRule="auto"/>
              <w:jc w:val="center"/>
            </w:pPr>
          </w:p>
        </w:tc>
        <w:tc>
          <w:tcPr>
            <w:tcW w:w="3401" w:type="dxa"/>
            <w:tcBorders>
              <w:top w:val="single" w:sz="4" w:space="0" w:color="auto"/>
              <w:left w:val="single" w:sz="4" w:space="0" w:color="auto"/>
              <w:bottom w:val="single" w:sz="4" w:space="0" w:color="auto"/>
              <w:right w:val="single" w:sz="4" w:space="0" w:color="auto"/>
            </w:tcBorders>
            <w:hideMark/>
          </w:tcPr>
          <w:p w14:paraId="7CF88359" w14:textId="77777777" w:rsidR="008C07FA" w:rsidRDefault="008C07FA" w:rsidP="008053E3">
            <w:pPr>
              <w:ind w:firstLine="0"/>
              <w:jc w:val="left"/>
            </w:pPr>
            <w:r w:rsidRPr="00080715">
              <w:t>Получение актуального статуса и местоположения всех грузов с привязкой к заказчику и получателю</w:t>
            </w:r>
          </w:p>
        </w:tc>
        <w:tc>
          <w:tcPr>
            <w:tcW w:w="5884" w:type="dxa"/>
            <w:tcBorders>
              <w:top w:val="single" w:sz="4" w:space="0" w:color="auto"/>
              <w:left w:val="single" w:sz="4" w:space="0" w:color="auto"/>
              <w:bottom w:val="single" w:sz="4" w:space="0" w:color="auto"/>
              <w:right w:val="single" w:sz="4" w:space="0" w:color="auto"/>
            </w:tcBorders>
            <w:hideMark/>
          </w:tcPr>
          <w:p w14:paraId="64D3E331"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0000FF"/>
                <w:sz w:val="18"/>
                <w:szCs w:val="18"/>
                <w:lang w:val="en-US" w:eastAsia="zh-CN"/>
              </w:rPr>
              <w:t>SELECT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cargo</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ID_cargo</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proofErr w:type="gramStart"/>
            <w:r w:rsidRPr="00593728">
              <w:rPr>
                <w:rFonts w:ascii="Cascadia Mono" w:hAnsi="Cascadia Mono" w:cs="Courier New"/>
                <w:color w:val="000000"/>
                <w:sz w:val="18"/>
                <w:szCs w:val="18"/>
                <w:lang w:val="en-US" w:eastAsia="zh-CN"/>
              </w:rPr>
              <w:t>cargo</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type</w:t>
            </w:r>
            <w:proofErr w:type="gramEnd"/>
            <w:r w:rsidRPr="00593728">
              <w:rPr>
                <w:rFonts w:ascii="Cascadia Mono" w:hAnsi="Cascadia Mono" w:cs="Courier New"/>
                <w:color w:val="000000"/>
                <w:sz w:val="18"/>
                <w:szCs w:val="18"/>
                <w:lang w:val="en-US" w:eastAsia="zh-CN"/>
              </w:rPr>
              <w:t>_cargo</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cargo</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transportation_status</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cargo</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location</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customer</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name</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0000FF"/>
                <w:sz w:val="18"/>
                <w:szCs w:val="18"/>
                <w:lang w:val="en-US" w:eastAsia="zh-CN"/>
              </w:rPr>
              <w:t>AS</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customer_name</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consignee</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name</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0000FF"/>
                <w:sz w:val="18"/>
                <w:szCs w:val="18"/>
                <w:lang w:val="en-US" w:eastAsia="zh-CN"/>
              </w:rPr>
              <w:t>AS</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consignee_name</w:t>
            </w:r>
            <w:proofErr w:type="spellEnd"/>
          </w:p>
          <w:p w14:paraId="2FBFC45D"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0000FF"/>
                <w:sz w:val="18"/>
                <w:szCs w:val="18"/>
                <w:lang w:val="en-US" w:eastAsia="zh-CN"/>
              </w:rPr>
              <w:t>FROM</w:t>
            </w:r>
            <w:r w:rsidRPr="00593728">
              <w:rPr>
                <w:rFonts w:ascii="Cascadia Mono" w:hAnsi="Cascadia Mono" w:cs="Courier New"/>
                <w:color w:val="000000"/>
                <w:sz w:val="18"/>
                <w:szCs w:val="18"/>
                <w:lang w:val="en-US" w:eastAsia="zh-CN"/>
              </w:rPr>
              <w:t xml:space="preserve"> cargo</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customer</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consignee</w:t>
            </w:r>
          </w:p>
          <w:p w14:paraId="6ADCFD66"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proofErr w:type="gramStart"/>
            <w:r w:rsidRPr="00593728">
              <w:rPr>
                <w:rFonts w:ascii="Cascadia Mono" w:hAnsi="Cascadia Mono" w:cs="Courier New"/>
                <w:color w:val="0000FF"/>
                <w:sz w:val="18"/>
                <w:szCs w:val="18"/>
                <w:lang w:val="en-US" w:eastAsia="zh-CN"/>
              </w:rPr>
              <w:t>WHERE</w:t>
            </w:r>
            <w:proofErr w:type="gramEnd"/>
          </w:p>
          <w:p w14:paraId="3AF2152F"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808080"/>
                <w:sz w:val="18"/>
                <w:szCs w:val="18"/>
                <w:lang w:val="en-US" w:eastAsia="zh-CN"/>
              </w:rPr>
              <w:t>(</w:t>
            </w:r>
            <w:proofErr w:type="spellStart"/>
            <w:r w:rsidRPr="00593728">
              <w:rPr>
                <w:rFonts w:ascii="Cascadia Mono" w:hAnsi="Cascadia Mono" w:cs="Courier New"/>
                <w:color w:val="000000"/>
                <w:sz w:val="18"/>
                <w:szCs w:val="18"/>
                <w:lang w:val="en-US" w:eastAsia="zh-CN"/>
              </w:rPr>
              <w:t>cargo</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ID_customer</w:t>
            </w:r>
            <w:proofErr w:type="spellEnd"/>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customer</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ID_customer</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AND</w:t>
            </w:r>
          </w:p>
          <w:p w14:paraId="742391E6"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808080"/>
                <w:sz w:val="18"/>
                <w:szCs w:val="18"/>
                <w:lang w:val="en-US" w:eastAsia="zh-CN"/>
              </w:rPr>
              <w:t>(</w:t>
            </w:r>
            <w:proofErr w:type="spellStart"/>
            <w:r w:rsidRPr="00593728">
              <w:rPr>
                <w:rFonts w:ascii="Cascadia Mono" w:hAnsi="Cascadia Mono" w:cs="Courier New"/>
                <w:color w:val="000000"/>
                <w:sz w:val="18"/>
                <w:szCs w:val="18"/>
                <w:lang w:val="en-US" w:eastAsia="zh-CN"/>
              </w:rPr>
              <w:t>cargo</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ID_consignee</w:t>
            </w:r>
            <w:proofErr w:type="spellEnd"/>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consignee</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ID_consignee</w:t>
            </w:r>
            <w:proofErr w:type="spellEnd"/>
            <w:r w:rsidRPr="00593728">
              <w:rPr>
                <w:rFonts w:ascii="Cascadia Mono" w:hAnsi="Cascadia Mono" w:cs="Courier New"/>
                <w:color w:val="808080"/>
                <w:sz w:val="18"/>
                <w:szCs w:val="18"/>
                <w:lang w:val="en-US" w:eastAsia="zh-CN"/>
              </w:rPr>
              <w:t>)</w:t>
            </w:r>
          </w:p>
          <w:p w14:paraId="13A11EFE" w14:textId="77777777" w:rsidR="008C07FA" w:rsidRDefault="008C07FA" w:rsidP="008053E3">
            <w:pPr>
              <w:ind w:firstLine="0"/>
              <w:rPr>
                <w:sz w:val="24"/>
                <w:szCs w:val="24"/>
                <w:lang w:val="en-US"/>
              </w:rPr>
            </w:pPr>
          </w:p>
        </w:tc>
      </w:tr>
      <w:tr w:rsidR="008C07FA" w:rsidRPr="006F0CB3" w14:paraId="7629D85F" w14:textId="77777777" w:rsidTr="009F4ECD">
        <w:trPr>
          <w:cantSplit/>
        </w:trPr>
        <w:tc>
          <w:tcPr>
            <w:tcW w:w="710" w:type="dxa"/>
            <w:tcBorders>
              <w:top w:val="single" w:sz="4" w:space="0" w:color="auto"/>
              <w:left w:val="single" w:sz="4" w:space="0" w:color="auto"/>
              <w:bottom w:val="single" w:sz="4" w:space="0" w:color="auto"/>
              <w:right w:val="single" w:sz="4" w:space="0" w:color="auto"/>
            </w:tcBorders>
          </w:tcPr>
          <w:p w14:paraId="4313895B" w14:textId="77777777" w:rsidR="008C07FA" w:rsidRDefault="008C07FA" w:rsidP="009078C4">
            <w:pPr>
              <w:pStyle w:val="afd"/>
              <w:numPr>
                <w:ilvl w:val="0"/>
                <w:numId w:val="13"/>
              </w:numPr>
              <w:spacing w:line="360" w:lineRule="auto"/>
              <w:jc w:val="center"/>
              <w:rPr>
                <w:lang w:val="en-US"/>
              </w:rPr>
            </w:pPr>
          </w:p>
        </w:tc>
        <w:tc>
          <w:tcPr>
            <w:tcW w:w="3401" w:type="dxa"/>
            <w:tcBorders>
              <w:top w:val="single" w:sz="4" w:space="0" w:color="auto"/>
              <w:left w:val="single" w:sz="4" w:space="0" w:color="auto"/>
              <w:bottom w:val="single" w:sz="4" w:space="0" w:color="auto"/>
              <w:right w:val="single" w:sz="4" w:space="0" w:color="auto"/>
            </w:tcBorders>
            <w:hideMark/>
          </w:tcPr>
          <w:p w14:paraId="5F89378E" w14:textId="77777777" w:rsidR="008C07FA" w:rsidRDefault="008C07FA" w:rsidP="008053E3">
            <w:pPr>
              <w:ind w:firstLine="0"/>
              <w:jc w:val="left"/>
            </w:pPr>
            <w:r w:rsidRPr="00593728">
              <w:t>Просмотр цепочки электронных накладных (ЭН) для конкретного груза с указанием точек перевалки и агентов</w:t>
            </w:r>
          </w:p>
        </w:tc>
        <w:tc>
          <w:tcPr>
            <w:tcW w:w="5884" w:type="dxa"/>
            <w:tcBorders>
              <w:top w:val="single" w:sz="4" w:space="0" w:color="auto"/>
              <w:left w:val="single" w:sz="4" w:space="0" w:color="auto"/>
              <w:bottom w:val="single" w:sz="4" w:space="0" w:color="auto"/>
              <w:right w:val="single" w:sz="4" w:space="0" w:color="auto"/>
            </w:tcBorders>
            <w:hideMark/>
          </w:tcPr>
          <w:p w14:paraId="2E253813"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0000FF"/>
                <w:sz w:val="18"/>
                <w:szCs w:val="18"/>
                <w:lang w:val="en-US" w:eastAsia="zh-CN"/>
              </w:rPr>
              <w:t>SELECT</w:t>
            </w:r>
            <w:r w:rsidRPr="00593728">
              <w:rPr>
                <w:rFonts w:ascii="Cascadia Mono" w:hAnsi="Cascadia Mono" w:cs="Courier New"/>
                <w:color w:val="000000"/>
                <w:sz w:val="18"/>
                <w:szCs w:val="18"/>
                <w:lang w:val="en-US" w:eastAsia="zh-CN"/>
              </w:rPr>
              <w:t xml:space="preserve"> 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proofErr w:type="gramStart"/>
            <w:r w:rsidRPr="00593728">
              <w:rPr>
                <w:rFonts w:ascii="Cascadia Mono" w:hAnsi="Cascadia Mono" w:cs="Courier New"/>
                <w:color w:val="000000"/>
                <w:sz w:val="18"/>
                <w:szCs w:val="18"/>
                <w:lang w:val="en-US" w:eastAsia="zh-CN"/>
              </w:rPr>
              <w:t>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date</w:t>
            </w:r>
            <w:proofErr w:type="spellEnd"/>
            <w:proofErr w:type="gram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TP</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location</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agent</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name</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ID_prev_EN</w:t>
            </w:r>
            <w:proofErr w:type="spellEnd"/>
          </w:p>
          <w:p w14:paraId="64E5038C"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0000FF"/>
                <w:sz w:val="18"/>
                <w:szCs w:val="18"/>
                <w:lang w:val="en-US" w:eastAsia="zh-CN"/>
              </w:rPr>
              <w:t>FROM</w:t>
            </w:r>
            <w:r w:rsidRPr="00593728">
              <w:rPr>
                <w:rFonts w:ascii="Cascadia Mono" w:hAnsi="Cascadia Mono" w:cs="Courier New"/>
                <w:color w:val="000000"/>
                <w:sz w:val="18"/>
                <w:szCs w:val="18"/>
                <w:lang w:val="en-US" w:eastAsia="zh-CN"/>
              </w:rPr>
              <w:t xml:space="preserve"> 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TP</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agent</w:t>
            </w:r>
          </w:p>
          <w:p w14:paraId="40C5F91C"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proofErr w:type="gramStart"/>
            <w:r w:rsidRPr="00593728">
              <w:rPr>
                <w:rFonts w:ascii="Cascadia Mono" w:hAnsi="Cascadia Mono" w:cs="Courier New"/>
                <w:color w:val="0000FF"/>
                <w:sz w:val="18"/>
                <w:szCs w:val="18"/>
                <w:lang w:val="en-US" w:eastAsia="zh-CN"/>
              </w:rPr>
              <w:t>WHERE</w:t>
            </w:r>
            <w:proofErr w:type="gramEnd"/>
          </w:p>
          <w:p w14:paraId="05F28C8E"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ID_TP </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TP</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ID_TP</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AND</w:t>
            </w:r>
          </w:p>
          <w:p w14:paraId="4506CDD8"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808080"/>
                <w:sz w:val="18"/>
                <w:szCs w:val="18"/>
                <w:lang w:val="en-US" w:eastAsia="zh-CN"/>
              </w:rPr>
              <w:t>(</w:t>
            </w:r>
            <w:proofErr w:type="spellStart"/>
            <w:r w:rsidRPr="00593728">
              <w:rPr>
                <w:rFonts w:ascii="Cascadia Mono" w:hAnsi="Cascadia Mono" w:cs="Courier New"/>
                <w:color w:val="000000"/>
                <w:sz w:val="18"/>
                <w:szCs w:val="18"/>
                <w:lang w:val="en-US" w:eastAsia="zh-CN"/>
              </w:rPr>
              <w:t>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ID_agent</w:t>
            </w:r>
            <w:proofErr w:type="spellEnd"/>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agent</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ID_agent</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AND</w:t>
            </w:r>
          </w:p>
          <w:p w14:paraId="3113C265"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808080"/>
                <w:sz w:val="18"/>
                <w:szCs w:val="18"/>
                <w:lang w:val="en-US" w:eastAsia="zh-CN"/>
              </w:rPr>
              <w:t>(</w:t>
            </w:r>
            <w:proofErr w:type="spellStart"/>
            <w:r w:rsidRPr="00593728">
              <w:rPr>
                <w:rFonts w:ascii="Cascadia Mono" w:hAnsi="Cascadia Mono" w:cs="Courier New"/>
                <w:color w:val="000000"/>
                <w:sz w:val="18"/>
                <w:szCs w:val="18"/>
                <w:lang w:val="en-US" w:eastAsia="zh-CN"/>
              </w:rPr>
              <w:t>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ID_cargo</w:t>
            </w:r>
            <w:proofErr w:type="spellEnd"/>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1</w:t>
            </w:r>
            <w:r w:rsidRPr="00593728">
              <w:rPr>
                <w:rFonts w:ascii="Cascadia Mono" w:hAnsi="Cascadia Mono" w:cs="Courier New"/>
                <w:color w:val="808080"/>
                <w:sz w:val="18"/>
                <w:szCs w:val="18"/>
                <w:lang w:val="en-US" w:eastAsia="zh-CN"/>
              </w:rPr>
              <w:t>)</w:t>
            </w:r>
          </w:p>
          <w:p w14:paraId="5E1557E2"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0000FF"/>
                <w:sz w:val="18"/>
                <w:szCs w:val="18"/>
                <w:lang w:val="en-US" w:eastAsia="zh-CN"/>
              </w:rPr>
              <w:t>ORDER</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0000FF"/>
                <w:sz w:val="18"/>
                <w:szCs w:val="18"/>
                <w:lang w:val="en-US" w:eastAsia="zh-CN"/>
              </w:rPr>
              <w:t>BY</w:t>
            </w:r>
            <w:r w:rsidRPr="00593728">
              <w:rPr>
                <w:rFonts w:ascii="Cascadia Mono" w:hAnsi="Cascadia Mono" w:cs="Courier New"/>
                <w:color w:val="000000"/>
                <w:sz w:val="18"/>
                <w:szCs w:val="18"/>
                <w:lang w:val="en-US" w:eastAsia="zh-CN"/>
              </w:rPr>
              <w:t xml:space="preserve"> </w:t>
            </w:r>
            <w:proofErr w:type="spellStart"/>
            <w:proofErr w:type="gramStart"/>
            <w:r w:rsidRPr="00593728">
              <w:rPr>
                <w:rFonts w:ascii="Cascadia Mono" w:hAnsi="Cascadia Mono" w:cs="Courier New"/>
                <w:color w:val="000000"/>
                <w:sz w:val="18"/>
                <w:szCs w:val="18"/>
                <w:lang w:val="en-US" w:eastAsia="zh-CN"/>
              </w:rPr>
              <w:t>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date</w:t>
            </w:r>
            <w:proofErr w:type="spellEnd"/>
            <w:proofErr w:type="gramEnd"/>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0000FF"/>
                <w:sz w:val="18"/>
                <w:szCs w:val="18"/>
                <w:lang w:val="en-US" w:eastAsia="zh-CN"/>
              </w:rPr>
              <w:t>ASC</w:t>
            </w:r>
          </w:p>
          <w:p w14:paraId="73D965F8" w14:textId="77777777" w:rsidR="008C07FA" w:rsidRDefault="008C07FA" w:rsidP="008053E3">
            <w:pPr>
              <w:ind w:firstLine="0"/>
              <w:jc w:val="left"/>
              <w:rPr>
                <w:sz w:val="24"/>
                <w:szCs w:val="24"/>
                <w:lang w:val="en-US"/>
              </w:rPr>
            </w:pPr>
          </w:p>
        </w:tc>
      </w:tr>
      <w:tr w:rsidR="008C07FA" w:rsidRPr="00877E8E" w14:paraId="58A4B2D7" w14:textId="77777777" w:rsidTr="009F4ECD">
        <w:trPr>
          <w:cantSplit/>
        </w:trPr>
        <w:tc>
          <w:tcPr>
            <w:tcW w:w="710" w:type="dxa"/>
            <w:tcBorders>
              <w:top w:val="single" w:sz="4" w:space="0" w:color="auto"/>
              <w:left w:val="single" w:sz="4" w:space="0" w:color="auto"/>
              <w:bottom w:val="single" w:sz="4" w:space="0" w:color="auto"/>
              <w:right w:val="single" w:sz="4" w:space="0" w:color="auto"/>
            </w:tcBorders>
          </w:tcPr>
          <w:p w14:paraId="3E5EA953" w14:textId="77777777" w:rsidR="008C07FA" w:rsidRDefault="008C07FA" w:rsidP="009078C4">
            <w:pPr>
              <w:pStyle w:val="afd"/>
              <w:numPr>
                <w:ilvl w:val="0"/>
                <w:numId w:val="13"/>
              </w:numPr>
              <w:spacing w:line="360" w:lineRule="auto"/>
              <w:jc w:val="center"/>
              <w:rPr>
                <w:lang w:val="en-US"/>
              </w:rPr>
            </w:pPr>
          </w:p>
        </w:tc>
        <w:tc>
          <w:tcPr>
            <w:tcW w:w="3401" w:type="dxa"/>
            <w:tcBorders>
              <w:top w:val="single" w:sz="4" w:space="0" w:color="auto"/>
              <w:left w:val="single" w:sz="4" w:space="0" w:color="auto"/>
              <w:bottom w:val="single" w:sz="4" w:space="0" w:color="auto"/>
              <w:right w:val="single" w:sz="4" w:space="0" w:color="auto"/>
            </w:tcBorders>
            <w:hideMark/>
          </w:tcPr>
          <w:p w14:paraId="5092B5E2" w14:textId="77777777" w:rsidR="008C07FA" w:rsidRDefault="008C07FA" w:rsidP="008053E3">
            <w:pPr>
              <w:ind w:firstLine="0"/>
              <w:jc w:val="left"/>
            </w:pPr>
            <w:r>
              <w:t>Получение информации о результатах досмотра грузов (где результат "не пройдено")</w:t>
            </w:r>
          </w:p>
        </w:tc>
        <w:tc>
          <w:tcPr>
            <w:tcW w:w="5884" w:type="dxa"/>
            <w:tcBorders>
              <w:top w:val="single" w:sz="4" w:space="0" w:color="auto"/>
              <w:left w:val="single" w:sz="4" w:space="0" w:color="auto"/>
              <w:bottom w:val="single" w:sz="4" w:space="0" w:color="auto"/>
              <w:right w:val="single" w:sz="4" w:space="0" w:color="auto"/>
            </w:tcBorders>
            <w:hideMark/>
          </w:tcPr>
          <w:p w14:paraId="27588C0D"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0000FF"/>
                <w:sz w:val="18"/>
                <w:szCs w:val="18"/>
                <w:lang w:val="en-US" w:eastAsia="zh-CN"/>
              </w:rPr>
              <w:t>SELECT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act</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ID_act</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proofErr w:type="gramStart"/>
            <w:r w:rsidRPr="00593728">
              <w:rPr>
                <w:rFonts w:ascii="Cascadia Mono" w:hAnsi="Cascadia Mono" w:cs="Courier New"/>
                <w:color w:val="000000"/>
                <w:sz w:val="18"/>
                <w:szCs w:val="18"/>
                <w:lang w:val="en-US" w:eastAsia="zh-CN"/>
              </w:rPr>
              <w:t>act</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result</w:t>
            </w:r>
            <w:proofErr w:type="spellEnd"/>
            <w:proofErr w:type="gram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date</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inspector</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name</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TP</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FF"/>
                <w:sz w:val="18"/>
                <w:szCs w:val="18"/>
                <w:lang w:val="en-US" w:eastAsia="zh-CN"/>
              </w:rPr>
              <w:t>location</w:t>
            </w:r>
            <w:proofErr w:type="spellEnd"/>
          </w:p>
          <w:p w14:paraId="0B018640"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0000FF"/>
                <w:sz w:val="18"/>
                <w:szCs w:val="18"/>
                <w:lang w:val="en-US" w:eastAsia="zh-CN"/>
              </w:rPr>
              <w:t>FROM</w:t>
            </w:r>
            <w:r w:rsidRPr="00593728">
              <w:rPr>
                <w:rFonts w:ascii="Cascadia Mono" w:hAnsi="Cascadia Mono" w:cs="Courier New"/>
                <w:color w:val="000000"/>
                <w:sz w:val="18"/>
                <w:szCs w:val="18"/>
                <w:lang w:val="en-US" w:eastAsia="zh-CN"/>
              </w:rPr>
              <w:t xml:space="preserve"> act</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inspector</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TP</w:t>
            </w:r>
          </w:p>
          <w:p w14:paraId="5487E937"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proofErr w:type="gramStart"/>
            <w:r w:rsidRPr="00593728">
              <w:rPr>
                <w:rFonts w:ascii="Cascadia Mono" w:hAnsi="Cascadia Mono" w:cs="Courier New"/>
                <w:color w:val="0000FF"/>
                <w:sz w:val="18"/>
                <w:szCs w:val="18"/>
                <w:lang w:val="en-US" w:eastAsia="zh-CN"/>
              </w:rPr>
              <w:t>WHERE</w:t>
            </w:r>
            <w:proofErr w:type="gramEnd"/>
          </w:p>
          <w:p w14:paraId="7D0AC402"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808080"/>
                <w:sz w:val="18"/>
                <w:szCs w:val="18"/>
                <w:lang w:val="en-US" w:eastAsia="zh-CN"/>
              </w:rPr>
              <w:t>(</w:t>
            </w:r>
            <w:proofErr w:type="spellStart"/>
            <w:r w:rsidRPr="00593728">
              <w:rPr>
                <w:rFonts w:ascii="Cascadia Mono" w:hAnsi="Cascadia Mono" w:cs="Courier New"/>
                <w:color w:val="000000"/>
                <w:sz w:val="18"/>
                <w:szCs w:val="18"/>
                <w:lang w:val="en-US" w:eastAsia="zh-CN"/>
              </w:rPr>
              <w:t>act</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ID_EN</w:t>
            </w:r>
            <w:proofErr w:type="spellEnd"/>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ID_EN</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AND</w:t>
            </w:r>
          </w:p>
          <w:p w14:paraId="210E898C"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808080"/>
                <w:sz w:val="18"/>
                <w:szCs w:val="18"/>
                <w:lang w:val="en-US" w:eastAsia="zh-CN"/>
              </w:rPr>
              <w:t>(</w:t>
            </w:r>
            <w:proofErr w:type="spellStart"/>
            <w:r w:rsidRPr="00593728">
              <w:rPr>
                <w:rFonts w:ascii="Cascadia Mono" w:hAnsi="Cascadia Mono" w:cs="Courier New"/>
                <w:color w:val="000000"/>
                <w:sz w:val="18"/>
                <w:szCs w:val="18"/>
                <w:lang w:val="en-US" w:eastAsia="zh-CN"/>
              </w:rPr>
              <w:t>act</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ID_inspector</w:t>
            </w:r>
            <w:proofErr w:type="spellEnd"/>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proofErr w:type="spellStart"/>
            <w:r w:rsidRPr="00593728">
              <w:rPr>
                <w:rFonts w:ascii="Cascadia Mono" w:hAnsi="Cascadia Mono" w:cs="Courier New"/>
                <w:color w:val="000000"/>
                <w:sz w:val="18"/>
                <w:szCs w:val="18"/>
                <w:lang w:val="en-US" w:eastAsia="zh-CN"/>
              </w:rPr>
              <w:t>inspector</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ID_inspector</w:t>
            </w:r>
            <w:proofErr w:type="spellEnd"/>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AND</w:t>
            </w:r>
          </w:p>
          <w:p w14:paraId="45BF8D69"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593728">
              <w:rPr>
                <w:rFonts w:ascii="Cascadia Mono" w:hAnsi="Cascadia Mono" w:cs="Courier New"/>
                <w:color w:val="808080"/>
                <w:sz w:val="18"/>
                <w:szCs w:val="18"/>
                <w:lang w:val="en-US" w:eastAsia="zh-CN"/>
              </w:rPr>
              <w:t>(</w:t>
            </w:r>
            <w:proofErr w:type="spellStart"/>
            <w:r w:rsidRPr="00593728">
              <w:rPr>
                <w:rFonts w:ascii="Cascadia Mono" w:hAnsi="Cascadia Mono" w:cs="Courier New"/>
                <w:color w:val="000000"/>
                <w:sz w:val="18"/>
                <w:szCs w:val="18"/>
                <w:lang w:val="en-US" w:eastAsia="zh-CN"/>
              </w:rPr>
              <w:t>inspector</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ID_TP</w:t>
            </w:r>
            <w:proofErr w:type="spellEnd"/>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TP</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ID_TP</w:t>
            </w:r>
            <w:r w:rsidRPr="00593728">
              <w:rPr>
                <w:rFonts w:ascii="Cascadia Mono" w:hAnsi="Cascadia Mono" w:cs="Courier New"/>
                <w:color w:val="808080"/>
                <w:sz w:val="18"/>
                <w:szCs w:val="18"/>
                <w:lang w:val="en-US" w:eastAsia="zh-CN"/>
              </w:rPr>
              <w:t>)</w:t>
            </w:r>
            <w:r w:rsidRPr="00593728">
              <w:rPr>
                <w:rFonts w:ascii="Cascadia Mono" w:hAnsi="Cascadia Mono" w:cs="Courier New"/>
                <w:color w:val="000000"/>
                <w:sz w:val="18"/>
                <w:szCs w:val="18"/>
                <w:lang w:val="en-US" w:eastAsia="zh-CN"/>
              </w:rPr>
              <w:t xml:space="preserve"> </w:t>
            </w:r>
            <w:r w:rsidRPr="00593728">
              <w:rPr>
                <w:rFonts w:ascii="Cascadia Mono" w:hAnsi="Cascadia Mono" w:cs="Courier New"/>
                <w:color w:val="808080"/>
                <w:sz w:val="18"/>
                <w:szCs w:val="18"/>
                <w:lang w:val="en-US" w:eastAsia="zh-CN"/>
              </w:rPr>
              <w:t>AND</w:t>
            </w:r>
          </w:p>
          <w:p w14:paraId="60A0CEE8" w14:textId="77777777" w:rsidR="008C07FA" w:rsidRPr="00593728" w:rsidRDefault="008C07FA"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eastAsia="zh-CN"/>
              </w:rPr>
            </w:pPr>
            <w:r w:rsidRPr="00593728">
              <w:rPr>
                <w:rFonts w:ascii="Cascadia Mono" w:hAnsi="Cascadia Mono" w:cs="Courier New"/>
                <w:color w:val="808080"/>
                <w:sz w:val="18"/>
                <w:szCs w:val="18"/>
                <w:lang w:eastAsia="zh-CN"/>
              </w:rPr>
              <w:t>(</w:t>
            </w:r>
            <w:proofErr w:type="spellStart"/>
            <w:proofErr w:type="gramStart"/>
            <w:r w:rsidRPr="00593728">
              <w:rPr>
                <w:rFonts w:ascii="Cascadia Mono" w:hAnsi="Cascadia Mono" w:cs="Courier New"/>
                <w:color w:val="000000"/>
                <w:sz w:val="18"/>
                <w:szCs w:val="18"/>
                <w:lang w:eastAsia="zh-CN"/>
              </w:rPr>
              <w:t>act</w:t>
            </w:r>
            <w:r w:rsidRPr="00593728">
              <w:rPr>
                <w:rFonts w:ascii="Cascadia Mono" w:hAnsi="Cascadia Mono" w:cs="Courier New"/>
                <w:color w:val="808080"/>
                <w:sz w:val="18"/>
                <w:szCs w:val="18"/>
                <w:lang w:eastAsia="zh-CN"/>
              </w:rPr>
              <w:t>.</w:t>
            </w:r>
            <w:r w:rsidRPr="00593728">
              <w:rPr>
                <w:rFonts w:ascii="Cascadia Mono" w:hAnsi="Cascadia Mono" w:cs="Courier New"/>
                <w:color w:val="000000"/>
                <w:sz w:val="18"/>
                <w:szCs w:val="18"/>
                <w:lang w:eastAsia="zh-CN"/>
              </w:rPr>
              <w:t>result</w:t>
            </w:r>
            <w:proofErr w:type="spellEnd"/>
            <w:proofErr w:type="gramEnd"/>
            <w:r w:rsidRPr="00593728">
              <w:rPr>
                <w:rFonts w:ascii="Cascadia Mono" w:hAnsi="Cascadia Mono" w:cs="Courier New"/>
                <w:color w:val="000000"/>
                <w:sz w:val="18"/>
                <w:szCs w:val="18"/>
                <w:lang w:eastAsia="zh-CN"/>
              </w:rPr>
              <w:t xml:space="preserve"> </w:t>
            </w:r>
            <w:r w:rsidRPr="00593728">
              <w:rPr>
                <w:rFonts w:ascii="Cascadia Mono" w:hAnsi="Cascadia Mono" w:cs="Courier New"/>
                <w:color w:val="808080"/>
                <w:sz w:val="18"/>
                <w:szCs w:val="18"/>
                <w:lang w:eastAsia="zh-CN"/>
              </w:rPr>
              <w:t>=</w:t>
            </w:r>
            <w:r w:rsidRPr="00593728">
              <w:rPr>
                <w:rFonts w:ascii="Cascadia Mono" w:hAnsi="Cascadia Mono" w:cs="Courier New"/>
                <w:color w:val="000000"/>
                <w:sz w:val="18"/>
                <w:szCs w:val="18"/>
                <w:lang w:eastAsia="zh-CN"/>
              </w:rPr>
              <w:t xml:space="preserve"> </w:t>
            </w:r>
            <w:r w:rsidRPr="00593728">
              <w:rPr>
                <w:rFonts w:ascii="Cascadia Mono" w:hAnsi="Cascadia Mono" w:cs="Courier New"/>
                <w:color w:val="FF0000"/>
                <w:sz w:val="18"/>
                <w:szCs w:val="18"/>
                <w:lang w:eastAsia="zh-CN"/>
              </w:rPr>
              <w:t>'не пройдено'</w:t>
            </w:r>
            <w:r w:rsidRPr="00593728">
              <w:rPr>
                <w:rFonts w:ascii="Cascadia Mono" w:hAnsi="Cascadia Mono" w:cs="Courier New"/>
                <w:color w:val="808080"/>
                <w:sz w:val="18"/>
                <w:szCs w:val="18"/>
                <w:lang w:eastAsia="zh-CN"/>
              </w:rPr>
              <w:t>)</w:t>
            </w:r>
          </w:p>
          <w:p w14:paraId="142E8B5A" w14:textId="77777777" w:rsidR="008C07FA" w:rsidRDefault="008C07FA" w:rsidP="008053E3">
            <w:pPr>
              <w:ind w:firstLine="0"/>
              <w:jc w:val="left"/>
              <w:rPr>
                <w:sz w:val="24"/>
                <w:szCs w:val="24"/>
                <w:lang w:val="en-US"/>
              </w:rPr>
            </w:pPr>
          </w:p>
        </w:tc>
      </w:tr>
      <w:tr w:rsidR="00210264" w:rsidRPr="006F0CB3" w14:paraId="787DAD4F" w14:textId="77777777" w:rsidTr="009F4ECD">
        <w:trPr>
          <w:cantSplit/>
        </w:trPr>
        <w:tc>
          <w:tcPr>
            <w:tcW w:w="710" w:type="dxa"/>
            <w:tcBorders>
              <w:top w:val="single" w:sz="4" w:space="0" w:color="auto"/>
              <w:left w:val="single" w:sz="4" w:space="0" w:color="auto"/>
              <w:bottom w:val="single" w:sz="4" w:space="0" w:color="auto"/>
              <w:right w:val="single" w:sz="4" w:space="0" w:color="auto"/>
            </w:tcBorders>
          </w:tcPr>
          <w:p w14:paraId="35EE470D" w14:textId="649C26F6" w:rsidR="00210264" w:rsidRDefault="00210264" w:rsidP="009078C4">
            <w:pPr>
              <w:pStyle w:val="afd"/>
              <w:numPr>
                <w:ilvl w:val="0"/>
                <w:numId w:val="13"/>
              </w:numPr>
              <w:spacing w:line="360" w:lineRule="auto"/>
              <w:jc w:val="center"/>
              <w:rPr>
                <w:lang w:val="en-US"/>
              </w:rPr>
            </w:pPr>
          </w:p>
        </w:tc>
        <w:tc>
          <w:tcPr>
            <w:tcW w:w="3401" w:type="dxa"/>
            <w:tcBorders>
              <w:top w:val="single" w:sz="4" w:space="0" w:color="auto"/>
              <w:left w:val="single" w:sz="4" w:space="0" w:color="auto"/>
              <w:bottom w:val="single" w:sz="4" w:space="0" w:color="auto"/>
              <w:right w:val="single" w:sz="4" w:space="0" w:color="auto"/>
            </w:tcBorders>
          </w:tcPr>
          <w:p w14:paraId="11287D44" w14:textId="6D8DD721" w:rsidR="00210264" w:rsidRDefault="00210264" w:rsidP="008053E3">
            <w:pPr>
              <w:ind w:firstLine="0"/>
              <w:jc w:val="left"/>
            </w:pPr>
            <w:r w:rsidRPr="00210264">
              <w:t>Получение количеств</w:t>
            </w:r>
            <w:r w:rsidR="009F4ECD">
              <w:t>а</w:t>
            </w:r>
            <w:r w:rsidRPr="00210264">
              <w:t xml:space="preserve"> грузов на каждой точке</w:t>
            </w:r>
          </w:p>
        </w:tc>
        <w:tc>
          <w:tcPr>
            <w:tcW w:w="5884" w:type="dxa"/>
            <w:tcBorders>
              <w:top w:val="single" w:sz="4" w:space="0" w:color="auto"/>
              <w:left w:val="single" w:sz="4" w:space="0" w:color="auto"/>
              <w:bottom w:val="single" w:sz="4" w:space="0" w:color="auto"/>
              <w:right w:val="single" w:sz="4" w:space="0" w:color="auto"/>
            </w:tcBorders>
          </w:tcPr>
          <w:p w14:paraId="3BFD9076" w14:textId="5D14AB46" w:rsidR="00210264" w:rsidRDefault="00210264"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210264">
              <w:rPr>
                <w:rFonts w:ascii="Cascadia Mono" w:hAnsi="Cascadia Mono" w:cs="Courier New"/>
                <w:color w:val="0000FF"/>
                <w:sz w:val="18"/>
                <w:szCs w:val="18"/>
                <w:lang w:val="en-US" w:eastAsia="zh-CN"/>
              </w:rPr>
              <w:t>SELECT</w:t>
            </w:r>
            <w:r w:rsidRPr="00210264">
              <w:rPr>
                <w:rFonts w:ascii="Cascadia Mono" w:hAnsi="Cascadia Mono" w:cs="Courier New"/>
                <w:color w:val="000000"/>
                <w:sz w:val="18"/>
                <w:szCs w:val="18"/>
                <w:lang w:val="en-US" w:eastAsia="zh-CN"/>
              </w:rPr>
              <w:t xml:space="preserve"> </w:t>
            </w:r>
            <w:proofErr w:type="spellStart"/>
            <w:proofErr w:type="gramStart"/>
            <w:r w:rsidRPr="00210264">
              <w:rPr>
                <w:rFonts w:ascii="Cascadia Mono" w:hAnsi="Cascadia Mono" w:cs="Courier New"/>
                <w:color w:val="000000"/>
                <w:sz w:val="18"/>
                <w:szCs w:val="18"/>
                <w:lang w:val="en-US" w:eastAsia="zh-CN"/>
              </w:rPr>
              <w:t>TP.location</w:t>
            </w:r>
            <w:proofErr w:type="spellEnd"/>
            <w:proofErr w:type="gramEnd"/>
            <w:r w:rsidRPr="00210264">
              <w:rPr>
                <w:rFonts w:ascii="Cascadia Mono" w:hAnsi="Cascadia Mono" w:cs="Courier New"/>
                <w:color w:val="000000"/>
                <w:sz w:val="18"/>
                <w:szCs w:val="18"/>
                <w:lang w:val="en-US" w:eastAsia="zh-CN"/>
              </w:rPr>
              <w:t>, COUNT(</w:t>
            </w:r>
            <w:proofErr w:type="spellStart"/>
            <w:r w:rsidRPr="00210264">
              <w:rPr>
                <w:rFonts w:ascii="Cascadia Mono" w:hAnsi="Cascadia Mono" w:cs="Courier New"/>
                <w:color w:val="000000"/>
                <w:sz w:val="18"/>
                <w:szCs w:val="18"/>
                <w:lang w:val="en-US" w:eastAsia="zh-CN"/>
              </w:rPr>
              <w:t>EN.ID_cargo</w:t>
            </w:r>
            <w:proofErr w:type="spellEnd"/>
            <w:r w:rsidRPr="00210264">
              <w:rPr>
                <w:rFonts w:ascii="Cascadia Mono" w:hAnsi="Cascadia Mono" w:cs="Courier New"/>
                <w:color w:val="000000"/>
                <w:sz w:val="18"/>
                <w:szCs w:val="18"/>
                <w:lang w:val="en-US" w:eastAsia="zh-CN"/>
              </w:rPr>
              <w:t xml:space="preserve">) AS </w:t>
            </w:r>
            <w:proofErr w:type="spellStart"/>
            <w:r w:rsidRPr="00210264">
              <w:rPr>
                <w:rFonts w:ascii="Cascadia Mono" w:hAnsi="Cascadia Mono" w:cs="Courier New"/>
                <w:color w:val="000000"/>
                <w:sz w:val="18"/>
                <w:szCs w:val="18"/>
                <w:lang w:val="en-US" w:eastAsia="zh-CN"/>
              </w:rPr>
              <w:t>cargo_count</w:t>
            </w:r>
            <w:proofErr w:type="spellEnd"/>
            <w:r w:rsidRPr="00210264">
              <w:rPr>
                <w:rFonts w:ascii="Cascadia Mono" w:hAnsi="Cascadia Mono" w:cs="Courier New"/>
                <w:color w:val="000000"/>
                <w:sz w:val="18"/>
                <w:szCs w:val="18"/>
                <w:lang w:val="en-US" w:eastAsia="zh-CN"/>
              </w:rPr>
              <w:t xml:space="preserve"> FROM TP, EN </w:t>
            </w:r>
          </w:p>
          <w:p w14:paraId="595A4E60" w14:textId="1F940C6D" w:rsidR="00210264" w:rsidRPr="00210264" w:rsidRDefault="00210264"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210264">
              <w:rPr>
                <w:rFonts w:ascii="Cascadia Mono" w:hAnsi="Cascadia Mono" w:cs="Courier New"/>
                <w:color w:val="0000FF"/>
                <w:sz w:val="18"/>
                <w:szCs w:val="18"/>
                <w:lang w:val="en-US" w:eastAsia="zh-CN"/>
              </w:rPr>
              <w:t>WHERE</w:t>
            </w:r>
            <w:r w:rsidRPr="00210264">
              <w:rPr>
                <w:rFonts w:ascii="Cascadia Mono" w:hAnsi="Cascadia Mono" w:cs="Courier New"/>
                <w:color w:val="000000"/>
                <w:sz w:val="18"/>
                <w:szCs w:val="18"/>
                <w:lang w:val="en-US" w:eastAsia="zh-CN"/>
              </w:rPr>
              <w:t xml:space="preserve"> (TP.ID_TP = EN.ID_TP) GROUP BY </w:t>
            </w:r>
            <w:proofErr w:type="spellStart"/>
            <w:proofErr w:type="gramStart"/>
            <w:r w:rsidRPr="00210264">
              <w:rPr>
                <w:rFonts w:ascii="Cascadia Mono" w:hAnsi="Cascadia Mono" w:cs="Courier New"/>
                <w:color w:val="000000"/>
                <w:sz w:val="18"/>
                <w:szCs w:val="18"/>
                <w:lang w:val="en-US" w:eastAsia="zh-CN"/>
              </w:rPr>
              <w:t>TP.location</w:t>
            </w:r>
            <w:proofErr w:type="spellEnd"/>
            <w:proofErr w:type="gramEnd"/>
            <w:r w:rsidRPr="00210264">
              <w:rPr>
                <w:rFonts w:ascii="Cascadia Mono" w:hAnsi="Cascadia Mono" w:cs="Courier New"/>
                <w:color w:val="000000"/>
                <w:sz w:val="18"/>
                <w:szCs w:val="18"/>
                <w:lang w:val="en-US" w:eastAsia="zh-CN"/>
              </w:rPr>
              <w:t xml:space="preserve">, TP.ID_TP ORDER BY </w:t>
            </w:r>
            <w:proofErr w:type="spellStart"/>
            <w:r w:rsidRPr="00210264">
              <w:rPr>
                <w:rFonts w:ascii="Cascadia Mono" w:hAnsi="Cascadia Mono" w:cs="Courier New"/>
                <w:color w:val="000000"/>
                <w:sz w:val="18"/>
                <w:szCs w:val="18"/>
                <w:lang w:val="en-US" w:eastAsia="zh-CN"/>
              </w:rPr>
              <w:t>cargo_count</w:t>
            </w:r>
            <w:proofErr w:type="spellEnd"/>
            <w:r w:rsidRPr="00210264">
              <w:rPr>
                <w:rFonts w:ascii="Cascadia Mono" w:hAnsi="Cascadia Mono" w:cs="Courier New"/>
                <w:color w:val="000000"/>
                <w:sz w:val="18"/>
                <w:szCs w:val="18"/>
                <w:lang w:val="en-US" w:eastAsia="zh-CN"/>
              </w:rPr>
              <w:t xml:space="preserve"> DESC</w:t>
            </w:r>
          </w:p>
        </w:tc>
      </w:tr>
      <w:tr w:rsidR="00210264" w:rsidRPr="006F0CB3" w14:paraId="79F0AE75" w14:textId="77777777" w:rsidTr="009F4ECD">
        <w:trPr>
          <w:cantSplit/>
        </w:trPr>
        <w:tc>
          <w:tcPr>
            <w:tcW w:w="710" w:type="dxa"/>
            <w:tcBorders>
              <w:top w:val="single" w:sz="4" w:space="0" w:color="auto"/>
              <w:left w:val="single" w:sz="4" w:space="0" w:color="auto"/>
              <w:bottom w:val="single" w:sz="4" w:space="0" w:color="auto"/>
              <w:right w:val="single" w:sz="4" w:space="0" w:color="auto"/>
            </w:tcBorders>
          </w:tcPr>
          <w:p w14:paraId="41256596" w14:textId="77777777" w:rsidR="00210264" w:rsidRDefault="00210264" w:rsidP="009078C4">
            <w:pPr>
              <w:pStyle w:val="afd"/>
              <w:numPr>
                <w:ilvl w:val="0"/>
                <w:numId w:val="13"/>
              </w:numPr>
              <w:spacing w:line="360" w:lineRule="auto"/>
              <w:jc w:val="center"/>
              <w:rPr>
                <w:lang w:val="en-US"/>
              </w:rPr>
            </w:pPr>
          </w:p>
        </w:tc>
        <w:tc>
          <w:tcPr>
            <w:tcW w:w="3401" w:type="dxa"/>
            <w:tcBorders>
              <w:top w:val="single" w:sz="4" w:space="0" w:color="auto"/>
              <w:left w:val="single" w:sz="4" w:space="0" w:color="auto"/>
              <w:bottom w:val="single" w:sz="4" w:space="0" w:color="auto"/>
              <w:right w:val="single" w:sz="4" w:space="0" w:color="auto"/>
            </w:tcBorders>
          </w:tcPr>
          <w:p w14:paraId="52B70CF9" w14:textId="5FA2AB45" w:rsidR="00210264" w:rsidRPr="00210264" w:rsidRDefault="00210264" w:rsidP="008053E3">
            <w:pPr>
              <w:ind w:firstLine="0"/>
              <w:jc w:val="left"/>
            </w:pPr>
            <w:r w:rsidRPr="00210264">
              <w:t>Получение информации о конфиденциальных договорах перевозки</w:t>
            </w:r>
          </w:p>
        </w:tc>
        <w:tc>
          <w:tcPr>
            <w:tcW w:w="5884" w:type="dxa"/>
            <w:tcBorders>
              <w:top w:val="single" w:sz="4" w:space="0" w:color="auto"/>
              <w:left w:val="single" w:sz="4" w:space="0" w:color="auto"/>
              <w:bottom w:val="single" w:sz="4" w:space="0" w:color="auto"/>
              <w:right w:val="single" w:sz="4" w:space="0" w:color="auto"/>
            </w:tcBorders>
          </w:tcPr>
          <w:p w14:paraId="2808474E" w14:textId="77777777" w:rsidR="00210264" w:rsidRPr="00210264" w:rsidRDefault="00210264" w:rsidP="0021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210264">
              <w:rPr>
                <w:rFonts w:ascii="Cascadia Mono" w:hAnsi="Cascadia Mono" w:cs="Courier New"/>
                <w:color w:val="0000FF"/>
                <w:sz w:val="18"/>
                <w:szCs w:val="18"/>
                <w:lang w:val="en-US" w:eastAsia="zh-CN"/>
              </w:rPr>
              <w:t>SELECT</w:t>
            </w:r>
            <w:r w:rsidRPr="00210264">
              <w:rPr>
                <w:rFonts w:ascii="Cascadia Mono" w:hAnsi="Cascadia Mono" w:cs="Courier New"/>
                <w:color w:val="000000"/>
                <w:sz w:val="18"/>
                <w:szCs w:val="18"/>
                <w:lang w:val="en-US" w:eastAsia="zh-CN"/>
              </w:rPr>
              <w:t xml:space="preserve"> </w:t>
            </w:r>
            <w:proofErr w:type="spellStart"/>
            <w:r w:rsidRPr="00210264">
              <w:rPr>
                <w:rFonts w:ascii="Cascadia Mono" w:hAnsi="Cascadia Mono" w:cs="Courier New"/>
                <w:color w:val="000000"/>
                <w:sz w:val="18"/>
                <w:szCs w:val="18"/>
                <w:lang w:val="en-US" w:eastAsia="zh-CN"/>
              </w:rPr>
              <w:t>contract_carriage</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ID_contract_carriage</w:t>
            </w:r>
            <w:proofErr w:type="spellEnd"/>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p>
          <w:p w14:paraId="60A44284" w14:textId="77777777" w:rsidR="00210264" w:rsidRPr="00210264" w:rsidRDefault="00210264" w:rsidP="0021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proofErr w:type="spellStart"/>
            <w:r w:rsidRPr="00210264">
              <w:rPr>
                <w:rFonts w:ascii="Cascadia Mono" w:hAnsi="Cascadia Mono" w:cs="Courier New"/>
                <w:color w:val="000000"/>
                <w:sz w:val="18"/>
                <w:szCs w:val="18"/>
                <w:lang w:val="en-US" w:eastAsia="zh-CN"/>
              </w:rPr>
              <w:t>contract_</w:t>
            </w:r>
            <w:proofErr w:type="gramStart"/>
            <w:r w:rsidRPr="00210264">
              <w:rPr>
                <w:rFonts w:ascii="Cascadia Mono" w:hAnsi="Cascadia Mono" w:cs="Courier New"/>
                <w:color w:val="000000"/>
                <w:sz w:val="18"/>
                <w:szCs w:val="18"/>
                <w:lang w:val="en-US" w:eastAsia="zh-CN"/>
              </w:rPr>
              <w:t>carriage</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FF"/>
                <w:sz w:val="18"/>
                <w:szCs w:val="18"/>
                <w:lang w:val="en-US" w:eastAsia="zh-CN"/>
              </w:rPr>
              <w:t>date</w:t>
            </w:r>
            <w:proofErr w:type="spellEnd"/>
            <w:proofErr w:type="gramEnd"/>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proofErr w:type="spellStart"/>
            <w:r w:rsidRPr="00210264">
              <w:rPr>
                <w:rFonts w:ascii="Cascadia Mono" w:hAnsi="Cascadia Mono" w:cs="Courier New"/>
                <w:color w:val="000000"/>
                <w:sz w:val="18"/>
                <w:szCs w:val="18"/>
                <w:lang w:val="en-US" w:eastAsia="zh-CN"/>
              </w:rPr>
              <w:t>contract_carriage</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type_confidentiality</w:t>
            </w:r>
            <w:proofErr w:type="spellEnd"/>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p>
          <w:p w14:paraId="1898B139" w14:textId="77777777" w:rsidR="00210264" w:rsidRPr="00210264" w:rsidRDefault="00210264" w:rsidP="0021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proofErr w:type="spellStart"/>
            <w:proofErr w:type="gramStart"/>
            <w:r w:rsidRPr="00210264">
              <w:rPr>
                <w:rFonts w:ascii="Cascadia Mono" w:hAnsi="Cascadia Mono" w:cs="Courier New"/>
                <w:color w:val="0000FF"/>
                <w:sz w:val="18"/>
                <w:szCs w:val="18"/>
                <w:lang w:val="en-US" w:eastAsia="zh-CN"/>
              </w:rPr>
              <w:t>application</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departure</w:t>
            </w:r>
            <w:proofErr w:type="spellEnd"/>
            <w:proofErr w:type="gramEnd"/>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proofErr w:type="spellStart"/>
            <w:r w:rsidRPr="00210264">
              <w:rPr>
                <w:rFonts w:ascii="Cascadia Mono" w:hAnsi="Cascadia Mono" w:cs="Courier New"/>
                <w:color w:val="0000FF"/>
                <w:sz w:val="18"/>
                <w:szCs w:val="18"/>
                <w:lang w:val="en-US" w:eastAsia="zh-CN"/>
              </w:rPr>
              <w:t>application</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arrival</w:t>
            </w:r>
            <w:proofErr w:type="spellEnd"/>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p>
          <w:p w14:paraId="34D3A76F" w14:textId="77777777" w:rsidR="00210264" w:rsidRPr="00210264" w:rsidRDefault="00210264" w:rsidP="0021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210264">
              <w:rPr>
                <w:rFonts w:ascii="Cascadia Mono" w:hAnsi="Cascadia Mono" w:cs="Courier New"/>
                <w:color w:val="000000"/>
                <w:sz w:val="18"/>
                <w:szCs w:val="18"/>
                <w:lang w:val="en-US" w:eastAsia="zh-CN"/>
              </w:rPr>
              <w:t>customer</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FF"/>
                <w:sz w:val="18"/>
                <w:szCs w:val="18"/>
                <w:lang w:val="en-US" w:eastAsia="zh-CN"/>
              </w:rPr>
              <w:t>name</w:t>
            </w:r>
            <w:r w:rsidRPr="00210264">
              <w:rPr>
                <w:rFonts w:ascii="Cascadia Mono" w:hAnsi="Cascadia Mono" w:cs="Courier New"/>
                <w:color w:val="000000"/>
                <w:sz w:val="18"/>
                <w:szCs w:val="18"/>
                <w:lang w:val="en-US" w:eastAsia="zh-CN"/>
              </w:rPr>
              <w:t xml:space="preserve"> </w:t>
            </w:r>
            <w:r w:rsidRPr="00210264">
              <w:rPr>
                <w:rFonts w:ascii="Cascadia Mono" w:hAnsi="Cascadia Mono" w:cs="Courier New"/>
                <w:color w:val="0000FF"/>
                <w:sz w:val="18"/>
                <w:szCs w:val="18"/>
                <w:lang w:val="en-US" w:eastAsia="zh-CN"/>
              </w:rPr>
              <w:t>FROM</w:t>
            </w:r>
            <w:r w:rsidRPr="00210264">
              <w:rPr>
                <w:rFonts w:ascii="Cascadia Mono" w:hAnsi="Cascadia Mono" w:cs="Courier New"/>
                <w:color w:val="000000"/>
                <w:sz w:val="18"/>
                <w:szCs w:val="18"/>
                <w:lang w:val="en-US" w:eastAsia="zh-CN"/>
              </w:rPr>
              <w:t xml:space="preserve"> </w:t>
            </w:r>
            <w:proofErr w:type="spellStart"/>
            <w:r w:rsidRPr="00210264">
              <w:rPr>
                <w:rFonts w:ascii="Cascadia Mono" w:hAnsi="Cascadia Mono" w:cs="Courier New"/>
                <w:color w:val="000000"/>
                <w:sz w:val="18"/>
                <w:szCs w:val="18"/>
                <w:lang w:val="en-US" w:eastAsia="zh-CN"/>
              </w:rPr>
              <w:t>contract_carriage</w:t>
            </w:r>
            <w:proofErr w:type="spellEnd"/>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r w:rsidRPr="00210264">
              <w:rPr>
                <w:rFonts w:ascii="Cascadia Mono" w:hAnsi="Cascadia Mono" w:cs="Courier New"/>
                <w:color w:val="0000FF"/>
                <w:sz w:val="18"/>
                <w:szCs w:val="18"/>
                <w:lang w:val="en-US" w:eastAsia="zh-CN"/>
              </w:rPr>
              <w:t>application</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customer </w:t>
            </w:r>
          </w:p>
          <w:p w14:paraId="36CB0AFE" w14:textId="77777777" w:rsidR="00210264" w:rsidRPr="00210264" w:rsidRDefault="00210264" w:rsidP="0021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210264">
              <w:rPr>
                <w:rFonts w:ascii="Cascadia Mono" w:hAnsi="Cascadia Mono" w:cs="Courier New"/>
                <w:color w:val="0000FF"/>
                <w:sz w:val="18"/>
                <w:szCs w:val="18"/>
                <w:lang w:val="en-US" w:eastAsia="zh-CN"/>
              </w:rPr>
              <w:t xml:space="preserve">WHERE </w:t>
            </w:r>
            <w:r w:rsidRPr="00210264">
              <w:rPr>
                <w:rFonts w:ascii="Cascadia Mono" w:hAnsi="Cascadia Mono" w:cs="Courier New"/>
                <w:color w:val="808080"/>
                <w:sz w:val="18"/>
                <w:szCs w:val="18"/>
                <w:lang w:val="en-US" w:eastAsia="zh-CN"/>
              </w:rPr>
              <w:t>(</w:t>
            </w:r>
            <w:proofErr w:type="spellStart"/>
            <w:r w:rsidRPr="00210264">
              <w:rPr>
                <w:rFonts w:ascii="Cascadia Mono" w:hAnsi="Cascadia Mono" w:cs="Courier New"/>
                <w:color w:val="000000"/>
                <w:sz w:val="18"/>
                <w:szCs w:val="18"/>
                <w:lang w:val="en-US" w:eastAsia="zh-CN"/>
              </w:rPr>
              <w:t>contract_carriage</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ID_application</w:t>
            </w:r>
            <w:proofErr w:type="spellEnd"/>
            <w:r w:rsidRPr="00210264">
              <w:rPr>
                <w:rFonts w:ascii="Cascadia Mono" w:hAnsi="Cascadia Mono" w:cs="Courier New"/>
                <w:color w:val="000000"/>
                <w:sz w:val="18"/>
                <w:szCs w:val="18"/>
                <w:lang w:val="en-US" w:eastAsia="zh-CN"/>
              </w:rPr>
              <w:t xml:space="preserve"> </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proofErr w:type="spellStart"/>
            <w:r w:rsidRPr="00210264">
              <w:rPr>
                <w:rFonts w:ascii="Cascadia Mono" w:hAnsi="Cascadia Mono" w:cs="Courier New"/>
                <w:color w:val="0000FF"/>
                <w:sz w:val="18"/>
                <w:szCs w:val="18"/>
                <w:lang w:val="en-US" w:eastAsia="zh-CN"/>
              </w:rPr>
              <w:t>application</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ID_application</w:t>
            </w:r>
            <w:proofErr w:type="spellEnd"/>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r w:rsidRPr="00210264">
              <w:rPr>
                <w:rFonts w:ascii="Cascadia Mono" w:hAnsi="Cascadia Mono" w:cs="Courier New"/>
                <w:color w:val="808080"/>
                <w:sz w:val="18"/>
                <w:szCs w:val="18"/>
                <w:lang w:val="en-US" w:eastAsia="zh-CN"/>
              </w:rPr>
              <w:t>AND</w:t>
            </w:r>
            <w:r w:rsidRPr="00210264">
              <w:rPr>
                <w:rFonts w:ascii="Cascadia Mono" w:hAnsi="Cascadia Mono" w:cs="Courier New"/>
                <w:color w:val="0000FF"/>
                <w:sz w:val="18"/>
                <w:szCs w:val="18"/>
                <w:lang w:val="en-US" w:eastAsia="zh-CN"/>
              </w:rPr>
              <w:t xml:space="preserve"> </w:t>
            </w:r>
            <w:r w:rsidRPr="00210264">
              <w:rPr>
                <w:rFonts w:ascii="Cascadia Mono" w:hAnsi="Cascadia Mono" w:cs="Courier New"/>
                <w:color w:val="808080"/>
                <w:sz w:val="18"/>
                <w:szCs w:val="18"/>
                <w:lang w:val="en-US" w:eastAsia="zh-CN"/>
              </w:rPr>
              <w:t>(</w:t>
            </w:r>
            <w:proofErr w:type="spellStart"/>
            <w:r w:rsidRPr="00210264">
              <w:rPr>
                <w:rFonts w:ascii="Cascadia Mono" w:hAnsi="Cascadia Mono" w:cs="Courier New"/>
                <w:color w:val="0000FF"/>
                <w:sz w:val="18"/>
                <w:szCs w:val="18"/>
                <w:lang w:val="en-US" w:eastAsia="zh-CN"/>
              </w:rPr>
              <w:t>application</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ID_customer</w:t>
            </w:r>
            <w:proofErr w:type="spellEnd"/>
            <w:r w:rsidRPr="00210264">
              <w:rPr>
                <w:rFonts w:ascii="Cascadia Mono" w:hAnsi="Cascadia Mono" w:cs="Courier New"/>
                <w:color w:val="000000"/>
                <w:sz w:val="18"/>
                <w:szCs w:val="18"/>
                <w:lang w:val="en-US" w:eastAsia="zh-CN"/>
              </w:rPr>
              <w:t xml:space="preserve"> </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proofErr w:type="spellStart"/>
            <w:r w:rsidRPr="00210264">
              <w:rPr>
                <w:rFonts w:ascii="Cascadia Mono" w:hAnsi="Cascadia Mono" w:cs="Courier New"/>
                <w:color w:val="000000"/>
                <w:sz w:val="18"/>
                <w:szCs w:val="18"/>
                <w:lang w:val="en-US" w:eastAsia="zh-CN"/>
              </w:rPr>
              <w:t>customer</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ID_customer</w:t>
            </w:r>
            <w:proofErr w:type="spellEnd"/>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p>
          <w:p w14:paraId="2671788F" w14:textId="77777777" w:rsidR="00210264" w:rsidRPr="00210264" w:rsidRDefault="00210264" w:rsidP="00210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r w:rsidRPr="00210264">
              <w:rPr>
                <w:rFonts w:ascii="Cascadia Mono" w:hAnsi="Cascadia Mono" w:cs="Courier New"/>
                <w:color w:val="808080"/>
                <w:sz w:val="18"/>
                <w:szCs w:val="18"/>
                <w:lang w:val="en-US" w:eastAsia="zh-CN"/>
              </w:rPr>
              <w:t>AND</w:t>
            </w:r>
            <w:r w:rsidRPr="00210264">
              <w:rPr>
                <w:rFonts w:ascii="Cascadia Mono" w:hAnsi="Cascadia Mono" w:cs="Courier New"/>
                <w:color w:val="0000FF"/>
                <w:sz w:val="18"/>
                <w:szCs w:val="18"/>
                <w:lang w:val="en-US" w:eastAsia="zh-CN"/>
              </w:rPr>
              <w:t xml:space="preserve"> </w:t>
            </w:r>
            <w:r w:rsidRPr="00210264">
              <w:rPr>
                <w:rFonts w:ascii="Cascadia Mono" w:hAnsi="Cascadia Mono" w:cs="Courier New"/>
                <w:color w:val="808080"/>
                <w:sz w:val="18"/>
                <w:szCs w:val="18"/>
                <w:lang w:val="en-US" w:eastAsia="zh-CN"/>
              </w:rPr>
              <w:t>(</w:t>
            </w:r>
            <w:proofErr w:type="spellStart"/>
            <w:r w:rsidRPr="00210264">
              <w:rPr>
                <w:rFonts w:ascii="Cascadia Mono" w:hAnsi="Cascadia Mono" w:cs="Courier New"/>
                <w:color w:val="000000"/>
                <w:sz w:val="18"/>
                <w:szCs w:val="18"/>
                <w:lang w:val="en-US" w:eastAsia="zh-CN"/>
              </w:rPr>
              <w:t>contract_</w:t>
            </w:r>
            <w:proofErr w:type="gramStart"/>
            <w:r w:rsidRPr="00210264">
              <w:rPr>
                <w:rFonts w:ascii="Cascadia Mono" w:hAnsi="Cascadia Mono" w:cs="Courier New"/>
                <w:color w:val="000000"/>
                <w:sz w:val="18"/>
                <w:szCs w:val="18"/>
                <w:lang w:val="en-US" w:eastAsia="zh-CN"/>
              </w:rPr>
              <w:t>carriage</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type</w:t>
            </w:r>
            <w:proofErr w:type="gramEnd"/>
            <w:r w:rsidRPr="00210264">
              <w:rPr>
                <w:rFonts w:ascii="Cascadia Mono" w:hAnsi="Cascadia Mono" w:cs="Courier New"/>
                <w:color w:val="000000"/>
                <w:sz w:val="18"/>
                <w:szCs w:val="18"/>
                <w:lang w:val="en-US" w:eastAsia="zh-CN"/>
              </w:rPr>
              <w:t>_confidentiality</w:t>
            </w:r>
            <w:proofErr w:type="spellEnd"/>
            <w:r w:rsidRPr="00210264">
              <w:rPr>
                <w:rFonts w:ascii="Cascadia Mono" w:hAnsi="Cascadia Mono" w:cs="Courier New"/>
                <w:color w:val="000000"/>
                <w:sz w:val="18"/>
                <w:szCs w:val="18"/>
                <w:lang w:val="en-US" w:eastAsia="zh-CN"/>
              </w:rPr>
              <w:t xml:space="preserve"> </w:t>
            </w:r>
            <w:r w:rsidRPr="00210264">
              <w:rPr>
                <w:rFonts w:ascii="Cascadia Mono" w:hAnsi="Cascadia Mono" w:cs="Courier New"/>
                <w:color w:val="808080"/>
                <w:sz w:val="18"/>
                <w:szCs w:val="18"/>
                <w:lang w:val="en-US" w:eastAsia="zh-CN"/>
              </w:rPr>
              <w:t>=</w:t>
            </w:r>
            <w:r w:rsidRPr="00210264">
              <w:rPr>
                <w:rFonts w:ascii="Cascadia Mono" w:hAnsi="Cascadia Mono" w:cs="Courier New"/>
                <w:color w:val="000000"/>
                <w:sz w:val="18"/>
                <w:szCs w:val="18"/>
                <w:lang w:val="en-US" w:eastAsia="zh-CN"/>
              </w:rPr>
              <w:t xml:space="preserve"> </w:t>
            </w:r>
            <w:r w:rsidRPr="00210264">
              <w:rPr>
                <w:rFonts w:ascii="Cascadia Mono" w:hAnsi="Cascadia Mono" w:cs="Courier New"/>
                <w:color w:val="FF0000"/>
                <w:sz w:val="18"/>
                <w:szCs w:val="18"/>
                <w:lang w:val="en-US" w:eastAsia="zh-CN"/>
              </w:rPr>
              <w:t>'</w:t>
            </w:r>
            <w:r w:rsidRPr="00210264">
              <w:rPr>
                <w:rFonts w:ascii="Cascadia Mono" w:hAnsi="Cascadia Mono" w:cs="Courier New"/>
                <w:color w:val="FF0000"/>
                <w:sz w:val="18"/>
                <w:szCs w:val="18"/>
                <w:lang w:eastAsia="zh-CN"/>
              </w:rPr>
              <w:t>конфиденциальный</w:t>
            </w:r>
            <w:r w:rsidRPr="00210264">
              <w:rPr>
                <w:rFonts w:ascii="Cascadia Mono" w:hAnsi="Cascadia Mono" w:cs="Courier New"/>
                <w:color w:val="FF0000"/>
                <w:sz w:val="18"/>
                <w:szCs w:val="18"/>
                <w:lang w:val="en-US" w:eastAsia="zh-CN"/>
              </w:rPr>
              <w:t>'</w:t>
            </w:r>
            <w:r w:rsidRPr="00210264">
              <w:rPr>
                <w:rFonts w:ascii="Cascadia Mono" w:hAnsi="Cascadia Mono" w:cs="Courier New"/>
                <w:color w:val="808080"/>
                <w:sz w:val="18"/>
                <w:szCs w:val="18"/>
                <w:lang w:val="en-US" w:eastAsia="zh-CN"/>
              </w:rPr>
              <w:t>)</w:t>
            </w:r>
          </w:p>
          <w:p w14:paraId="5379925C" w14:textId="77777777" w:rsidR="00210264" w:rsidRPr="00210264" w:rsidRDefault="00210264" w:rsidP="008053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ascadia Mono" w:hAnsi="Cascadia Mono" w:cs="Courier New"/>
                <w:color w:val="000000"/>
                <w:sz w:val="18"/>
                <w:szCs w:val="18"/>
                <w:lang w:val="en-US" w:eastAsia="zh-CN"/>
              </w:rPr>
            </w:pPr>
          </w:p>
        </w:tc>
      </w:tr>
    </w:tbl>
    <w:p w14:paraId="75F13F27" w14:textId="77777777" w:rsidR="008C07FA" w:rsidRDefault="008C07FA" w:rsidP="00210264">
      <w:pPr>
        <w:pStyle w:val="20"/>
        <w:spacing w:before="240"/>
      </w:pPr>
      <w:bookmarkStart w:id="76" w:name="_Toc514654117"/>
      <w:bookmarkStart w:id="77" w:name="_Toc192444992"/>
      <w:bookmarkStart w:id="78" w:name="_Toc231989445"/>
      <w:r w:rsidRPr="00F0165F">
        <w:rPr>
          <w:rFonts w:ascii="Times New Roman" w:hAnsi="Times New Roman" w:cs="Times New Roman"/>
          <w:color w:val="000000" w:themeColor="text1"/>
          <w:sz w:val="28"/>
          <w:szCs w:val="32"/>
        </w:rPr>
        <w:lastRenderedPageBreak/>
        <w:t>5.2. Результаты выполнения</w:t>
      </w:r>
      <w:bookmarkEnd w:id="76"/>
      <w:r w:rsidRPr="00F0165F">
        <w:rPr>
          <w:rFonts w:ascii="Times New Roman" w:hAnsi="Times New Roman" w:cs="Times New Roman"/>
          <w:color w:val="000000" w:themeColor="text1"/>
          <w:sz w:val="28"/>
          <w:szCs w:val="32"/>
        </w:rPr>
        <w:t xml:space="preserve"> запросов</w:t>
      </w:r>
      <w:bookmarkEnd w:id="77"/>
      <w:bookmarkEnd w:id="78"/>
    </w:p>
    <w:p w14:paraId="48E9F2F1" w14:textId="16F4F40C" w:rsidR="00210264" w:rsidRDefault="008C07FA" w:rsidP="00210264">
      <w:r>
        <w:t>Результаты выполнения запросов представлены на рисунках (</w:t>
      </w:r>
      <w:r>
        <w:fldChar w:fldCharType="begin"/>
      </w:r>
      <w:r>
        <w:instrText xml:space="preserve"> REF _Ref517044311 \h </w:instrText>
      </w:r>
      <w:r>
        <w:fldChar w:fldCharType="separate"/>
      </w:r>
      <w:r w:rsidR="008E6EBC">
        <w:t xml:space="preserve">Рисунок </w:t>
      </w:r>
      <w:r w:rsidR="008E6EBC">
        <w:rPr>
          <w:noProof/>
        </w:rPr>
        <w:t>2</w:t>
      </w:r>
      <w:r w:rsidR="008E6EBC">
        <w:t xml:space="preserve"> - Результат выполнения запроса 1</w:t>
      </w:r>
      <w:r>
        <w:fldChar w:fldCharType="end"/>
      </w:r>
      <w:r>
        <w:t xml:space="preserve"> - </w:t>
      </w:r>
      <w:r>
        <w:fldChar w:fldCharType="begin"/>
      </w:r>
      <w:r>
        <w:instrText xml:space="preserve"> REF _Ref517044320 \h </w:instrText>
      </w:r>
      <w:r>
        <w:fldChar w:fldCharType="separate"/>
      </w:r>
      <w:r w:rsidR="008E6EBC">
        <w:t xml:space="preserve">Рисунок </w:t>
      </w:r>
      <w:r w:rsidR="008E6EBC">
        <w:rPr>
          <w:noProof/>
        </w:rPr>
        <w:t>4</w:t>
      </w:r>
      <w:r>
        <w:fldChar w:fldCharType="end"/>
      </w:r>
      <w:r>
        <w:t>)</w:t>
      </w:r>
    </w:p>
    <w:p w14:paraId="1FDBC93A" w14:textId="7A94881B" w:rsidR="008C07FA" w:rsidRDefault="008C07FA" w:rsidP="00210264">
      <w:pPr>
        <w:ind w:firstLine="0"/>
        <w:jc w:val="center"/>
        <w:rPr>
          <w:b/>
        </w:rPr>
      </w:pPr>
      <w:r w:rsidRPr="00593728">
        <w:rPr>
          <w:noProof/>
        </w:rPr>
        <w:drawing>
          <wp:inline distT="0" distB="0" distL="0" distR="0" wp14:anchorId="3EF811F1" wp14:editId="0280CDC7">
            <wp:extent cx="5833645" cy="1310640"/>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4975" cy="1317679"/>
                    </a:xfrm>
                    <a:prstGeom prst="rect">
                      <a:avLst/>
                    </a:prstGeom>
                  </pic:spPr>
                </pic:pic>
              </a:graphicData>
            </a:graphic>
          </wp:inline>
        </w:drawing>
      </w:r>
      <w:bookmarkStart w:id="79" w:name="_Ref517044311"/>
      <w:r>
        <w:t xml:space="preserve">Рисунок </w:t>
      </w:r>
      <w:fldSimple w:instr=" SEQ Рисунок \* ARABIC ">
        <w:r w:rsidR="008E6EBC">
          <w:rPr>
            <w:noProof/>
          </w:rPr>
          <w:t>2</w:t>
        </w:r>
      </w:fldSimple>
      <w:r>
        <w:t xml:space="preserve"> - Результат выполнения запроса 1</w:t>
      </w:r>
      <w:bookmarkEnd w:id="79"/>
      <w:r w:rsidR="00F72598" w:rsidRPr="00F72598">
        <w:rPr>
          <w:noProof/>
        </w:rPr>
        <w:drawing>
          <wp:inline distT="0" distB="0" distL="0" distR="0" wp14:anchorId="419FBA2B" wp14:editId="3C338F12">
            <wp:extent cx="5940425" cy="71374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713740"/>
                    </a:xfrm>
                    <a:prstGeom prst="rect">
                      <a:avLst/>
                    </a:prstGeom>
                  </pic:spPr>
                </pic:pic>
              </a:graphicData>
            </a:graphic>
          </wp:inline>
        </w:drawing>
      </w:r>
      <w:r>
        <w:t xml:space="preserve">Рисунок </w:t>
      </w:r>
      <w:fldSimple w:instr=" SEQ Рисунок \* ARABIC ">
        <w:r w:rsidR="008E6EBC">
          <w:rPr>
            <w:noProof/>
          </w:rPr>
          <w:t>3</w:t>
        </w:r>
      </w:fldSimple>
      <w:r>
        <w:t xml:space="preserve"> - Результаты выполнения запроса 2</w:t>
      </w:r>
      <w:r w:rsidR="00F72598" w:rsidRPr="00F72598">
        <w:rPr>
          <w:noProof/>
        </w:rPr>
        <w:drawing>
          <wp:inline distT="0" distB="0" distL="0" distR="0" wp14:anchorId="7A76D105" wp14:editId="5C815FCC">
            <wp:extent cx="5940425" cy="456565"/>
            <wp:effectExtent l="0" t="0" r="3175" b="63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456565"/>
                    </a:xfrm>
                    <a:prstGeom prst="rect">
                      <a:avLst/>
                    </a:prstGeom>
                  </pic:spPr>
                </pic:pic>
              </a:graphicData>
            </a:graphic>
          </wp:inline>
        </w:drawing>
      </w:r>
      <w:bookmarkStart w:id="80" w:name="_Ref517044320"/>
      <w:bookmarkStart w:id="81" w:name="_Ref517044314"/>
      <w:r>
        <w:t xml:space="preserve">Рисунок </w:t>
      </w:r>
      <w:fldSimple w:instr=" SEQ Рисунок \* ARABIC ">
        <w:r w:rsidR="008E6EBC">
          <w:rPr>
            <w:noProof/>
          </w:rPr>
          <w:t>4</w:t>
        </w:r>
      </w:fldSimple>
      <w:bookmarkEnd w:id="80"/>
      <w:r>
        <w:t xml:space="preserve"> - Результаты выполнения запроса 3</w:t>
      </w:r>
      <w:bookmarkEnd w:id="81"/>
    </w:p>
    <w:p w14:paraId="2803C555" w14:textId="080D5E79" w:rsidR="00210264" w:rsidRDefault="00210264" w:rsidP="00210264">
      <w:pPr>
        <w:jc w:val="center"/>
      </w:pPr>
      <w:r w:rsidRPr="00210264">
        <w:rPr>
          <w:noProof/>
        </w:rPr>
        <w:drawing>
          <wp:inline distT="0" distB="0" distL="0" distR="0" wp14:anchorId="43A7DBBE" wp14:editId="19A5DBA5">
            <wp:extent cx="3705742" cy="990738"/>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05742" cy="990738"/>
                    </a:xfrm>
                    <a:prstGeom prst="rect">
                      <a:avLst/>
                    </a:prstGeom>
                  </pic:spPr>
                </pic:pic>
              </a:graphicData>
            </a:graphic>
          </wp:inline>
        </w:drawing>
      </w:r>
    </w:p>
    <w:p w14:paraId="03EE0554" w14:textId="23AA1441" w:rsidR="00210264" w:rsidRDefault="00210264" w:rsidP="00210264">
      <w:pPr>
        <w:jc w:val="center"/>
      </w:pPr>
      <w:r>
        <w:t xml:space="preserve">Рисунок 8 - Результаты выполнения запроса </w:t>
      </w:r>
      <w:r w:rsidR="009F4ECD">
        <w:t>4</w:t>
      </w:r>
    </w:p>
    <w:p w14:paraId="28E5A66D" w14:textId="77777777" w:rsidR="00210264" w:rsidRDefault="00210264" w:rsidP="00210264">
      <w:pPr>
        <w:jc w:val="center"/>
      </w:pPr>
    </w:p>
    <w:p w14:paraId="2B5FF46C" w14:textId="4ED7C799" w:rsidR="00210264" w:rsidRDefault="00210264" w:rsidP="009F4ECD">
      <w:pPr>
        <w:ind w:firstLine="0"/>
        <w:jc w:val="center"/>
      </w:pPr>
      <w:r w:rsidRPr="00210264">
        <w:rPr>
          <w:noProof/>
        </w:rPr>
        <w:drawing>
          <wp:inline distT="0" distB="0" distL="0" distR="0" wp14:anchorId="15869E76" wp14:editId="72FBD795">
            <wp:extent cx="5939790" cy="609600"/>
            <wp:effectExtent l="0" t="0" r="381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609600"/>
                    </a:xfrm>
                    <a:prstGeom prst="rect">
                      <a:avLst/>
                    </a:prstGeom>
                  </pic:spPr>
                </pic:pic>
              </a:graphicData>
            </a:graphic>
          </wp:inline>
        </w:drawing>
      </w:r>
    </w:p>
    <w:p w14:paraId="47110515" w14:textId="384906F1" w:rsidR="009F4ECD" w:rsidRDefault="009F4ECD" w:rsidP="009F4ECD">
      <w:pPr>
        <w:jc w:val="center"/>
      </w:pPr>
      <w:r>
        <w:t>Рисунок 9 - Результаты выполнения запроса 5</w:t>
      </w:r>
    </w:p>
    <w:p w14:paraId="04E1B779" w14:textId="77777777" w:rsidR="00210264" w:rsidRPr="00210264" w:rsidRDefault="00210264" w:rsidP="00210264"/>
    <w:p w14:paraId="4DC377EF" w14:textId="77777777" w:rsidR="008C07FA" w:rsidRDefault="008C07FA" w:rsidP="008C07FA">
      <w:pPr>
        <w:spacing w:after="160" w:line="259" w:lineRule="auto"/>
        <w:ind w:firstLine="0"/>
        <w:jc w:val="left"/>
        <w:rPr>
          <w:bCs/>
        </w:rPr>
      </w:pPr>
      <w:r>
        <w:rPr>
          <w:b/>
        </w:rPr>
        <w:br w:type="page"/>
      </w:r>
    </w:p>
    <w:p w14:paraId="5EDCD8B3" w14:textId="7856FA27" w:rsidR="00C01E5F" w:rsidRDefault="008C07FA" w:rsidP="00BE4A59">
      <w:pPr>
        <w:pStyle w:val="afe"/>
        <w:spacing w:before="0" w:after="0"/>
        <w:ind w:firstLine="709"/>
        <w:jc w:val="center"/>
        <w:outlineLvl w:val="0"/>
        <w:rPr>
          <w:bCs w:val="0"/>
        </w:rPr>
      </w:pPr>
      <w:bookmarkStart w:id="82" w:name="_Toc231989446"/>
      <w:r w:rsidRPr="00917C74">
        <w:rPr>
          <w:bCs w:val="0"/>
        </w:rPr>
        <w:lastRenderedPageBreak/>
        <w:t>ЗАКЛЮЧЕНИЕ</w:t>
      </w:r>
      <w:bookmarkEnd w:id="82"/>
    </w:p>
    <w:p w14:paraId="303EC517" w14:textId="47EDD7CC" w:rsidR="00F663D3" w:rsidRDefault="00F663D3" w:rsidP="00F663D3">
      <w:pPr>
        <w:rPr>
          <w:rFonts w:eastAsiaTheme="minorEastAsia"/>
          <w:szCs w:val="28"/>
        </w:rPr>
      </w:pPr>
      <w:r w:rsidRPr="00F663D3">
        <w:rPr>
          <w:rFonts w:eastAsiaTheme="minorEastAsia"/>
          <w:szCs w:val="28"/>
        </w:rPr>
        <w:t xml:space="preserve">В процессе выполнения курсового проекта решены следующие задачи: произведено описание предметной области, разработана инфологическая модель предметной области, определены проблемы и разработана концепция БД, разработана </w:t>
      </w:r>
      <w:proofErr w:type="spellStart"/>
      <w:r w:rsidRPr="00F663D3">
        <w:rPr>
          <w:rFonts w:eastAsiaTheme="minorEastAsia"/>
          <w:szCs w:val="28"/>
        </w:rPr>
        <w:t>даталогическая</w:t>
      </w:r>
      <w:proofErr w:type="spellEnd"/>
      <w:r w:rsidRPr="00F663D3">
        <w:rPr>
          <w:rFonts w:eastAsiaTheme="minorEastAsia"/>
          <w:szCs w:val="28"/>
        </w:rPr>
        <w:t xml:space="preserve"> модель БД, а также запросы, поддерживающие функции приложения при работе с БД. Для этапов разработки ИЛМ и ДЛМ создан набор соответствующих диаграмм в среде разработки СУБД Microsoft SQL </w:t>
      </w:r>
      <w:proofErr w:type="gramStart"/>
      <w:r w:rsidRPr="00F663D3">
        <w:rPr>
          <w:rFonts w:eastAsiaTheme="minorEastAsia"/>
          <w:szCs w:val="28"/>
        </w:rPr>
        <w:t>Server  20</w:t>
      </w:r>
      <w:r>
        <w:rPr>
          <w:rFonts w:eastAsiaTheme="minorEastAsia"/>
          <w:szCs w:val="28"/>
        </w:rPr>
        <w:t>2</w:t>
      </w:r>
      <w:r w:rsidRPr="00F663D3">
        <w:rPr>
          <w:rFonts w:eastAsiaTheme="minorEastAsia"/>
          <w:szCs w:val="28"/>
        </w:rPr>
        <w:t>2</w:t>
      </w:r>
      <w:proofErr w:type="gramEnd"/>
      <w:r w:rsidRPr="00F663D3">
        <w:rPr>
          <w:rFonts w:eastAsiaTheme="minorEastAsia"/>
          <w:szCs w:val="28"/>
        </w:rPr>
        <w:t>.</w:t>
      </w:r>
    </w:p>
    <w:p w14:paraId="29B25EF1" w14:textId="3A75FF75" w:rsidR="00BE4A59" w:rsidRDefault="00BE4A59" w:rsidP="00BE4A59">
      <w:r>
        <w:t xml:space="preserve">Выполнен анализ проблем предметной области (ручная координация между участниками, территориальная </w:t>
      </w:r>
      <w:proofErr w:type="spellStart"/>
      <w:r>
        <w:t>распределённость</w:t>
      </w:r>
      <w:proofErr w:type="spellEnd"/>
      <w:r>
        <w:t xml:space="preserve"> точек перевалки, высокие риски человеческого фактора, отсутствие единого информационного пространства) и сформирована концепция базы данных. Определены функциональные и нефункциональные требования к системе.</w:t>
      </w:r>
    </w:p>
    <w:p w14:paraId="3AF0FA40" w14:textId="38699237" w:rsidR="00BE4A59" w:rsidRDefault="00BE4A59" w:rsidP="00BE4A59">
      <w:r>
        <w:t xml:space="preserve">В результате реализации </w:t>
      </w:r>
      <w:proofErr w:type="spellStart"/>
      <w:r>
        <w:t>даталогической</w:t>
      </w:r>
      <w:proofErr w:type="spellEnd"/>
      <w:r>
        <w:t xml:space="preserve"> модели и основных запросов в среде СУБД MS SQL Server Express 2022 разработан макет базы данных, поддерживающий мониторинг и диспетчеризацию движения транспорта при решении мультимодальных логистических задач. Полученная БД обеспечивает автоматизацию документооборота, контроль прохождения досмотра груза, ведение полной истории перемещения грузов и разграничение доступа к конфиденциальной информации.</w:t>
      </w:r>
    </w:p>
    <w:p w14:paraId="451B20C5" w14:textId="1D48DFCF" w:rsidR="001B241B" w:rsidRDefault="001B241B" w:rsidP="00BE4A59">
      <w:r w:rsidRPr="006C1773">
        <w:rPr>
          <w:szCs w:val="28"/>
        </w:rPr>
        <w:t xml:space="preserve">Все задачи, поставленные в техническом задании, </w:t>
      </w:r>
      <w:r>
        <w:rPr>
          <w:szCs w:val="28"/>
        </w:rPr>
        <w:t>выполнены в полном объеме</w:t>
      </w:r>
      <w:r w:rsidRPr="006C1773">
        <w:rPr>
          <w:szCs w:val="28"/>
        </w:rPr>
        <w:t>.</w:t>
      </w:r>
    </w:p>
    <w:p w14:paraId="7B236DA7" w14:textId="27FE570B" w:rsidR="00F663D3" w:rsidRPr="00F663D3" w:rsidRDefault="00BE4A59" w:rsidP="00BE4A59">
      <w:r>
        <w:t xml:space="preserve">Таким образом, в процессе выполнения курсового проекта приобретены теоретические знания и практические навыки проектирования реляционных баз данных с использованием современной СУБД Microsoft SQL Server Express 2022. </w:t>
      </w:r>
    </w:p>
    <w:p w14:paraId="7416B3A1" w14:textId="77777777" w:rsidR="00C01E5F" w:rsidRDefault="00C01E5F">
      <w:pPr>
        <w:spacing w:after="160" w:line="259" w:lineRule="auto"/>
        <w:ind w:firstLine="0"/>
        <w:jc w:val="left"/>
        <w:rPr>
          <w:b/>
        </w:rPr>
      </w:pPr>
      <w:r>
        <w:rPr>
          <w:bCs/>
        </w:rPr>
        <w:br w:type="page"/>
      </w:r>
    </w:p>
    <w:p w14:paraId="1F28981F" w14:textId="77777777" w:rsidR="00C01E5F" w:rsidRDefault="00C01E5F" w:rsidP="00BE4A59">
      <w:pPr>
        <w:pStyle w:val="a8"/>
        <w:spacing w:before="0" w:after="0"/>
      </w:pPr>
      <w:bookmarkStart w:id="83" w:name="_Toc192444994"/>
      <w:bookmarkStart w:id="84" w:name="_Toc231989447"/>
      <w:r>
        <w:lastRenderedPageBreak/>
        <w:t>СПИСОК ИСПОЛЬЗОВАННЫХ ИСТОЧНИКОВ</w:t>
      </w:r>
      <w:bookmarkEnd w:id="83"/>
      <w:bookmarkEnd w:id="84"/>
    </w:p>
    <w:p w14:paraId="736098FA" w14:textId="5692A101" w:rsidR="00C01E5F" w:rsidRPr="006921AB" w:rsidRDefault="00C01E5F" w:rsidP="009078C4">
      <w:pPr>
        <w:numPr>
          <w:ilvl w:val="0"/>
          <w:numId w:val="4"/>
        </w:numPr>
        <w:ind w:left="0" w:firstLine="709"/>
      </w:pPr>
      <w:r>
        <w:t>Электронный фонд правовой и нормативно-технической документации/</w:t>
      </w:r>
      <w:r w:rsidRPr="002A23D1">
        <w:t>ГОСТ Р ИСО/МЭК 12207-2010 Информационная технология. Системная и программная инженерия. Процессы жизне</w:t>
      </w:r>
      <w:r>
        <w:t>нного цикла программных средств</w:t>
      </w:r>
      <w:r w:rsidR="00A75FE5">
        <w:t xml:space="preserve"> </w:t>
      </w:r>
      <w:r w:rsidRPr="00A75FE5">
        <w:rPr>
          <w:szCs w:val="28"/>
        </w:rPr>
        <w:t>http://docs.cntd.ru/document/gost-r-iso-mek-12207-2010/</w:t>
      </w:r>
      <w:r>
        <w:rPr>
          <w:szCs w:val="28"/>
        </w:rPr>
        <w:t xml:space="preserve"> (дата обращения 18.04.2026)</w:t>
      </w:r>
      <w:r>
        <w:t>.</w:t>
      </w:r>
    </w:p>
    <w:p w14:paraId="5BD9A61B" w14:textId="77777777" w:rsidR="00C01E5F" w:rsidRPr="00170128" w:rsidRDefault="00C01E5F" w:rsidP="009078C4">
      <w:pPr>
        <w:pStyle w:val="afff"/>
        <w:numPr>
          <w:ilvl w:val="0"/>
          <w:numId w:val="4"/>
        </w:numPr>
        <w:spacing w:after="0" w:line="360" w:lineRule="auto"/>
        <w:ind w:left="0" w:firstLine="709"/>
        <w:jc w:val="both"/>
        <w:rPr>
          <w:rFonts w:ascii="Times New Roman" w:hAnsi="Times New Roman"/>
          <w:sz w:val="28"/>
          <w:szCs w:val="28"/>
        </w:rPr>
      </w:pPr>
      <w:proofErr w:type="spellStart"/>
      <w:r w:rsidRPr="00170128">
        <w:rPr>
          <w:rFonts w:ascii="Times New Roman" w:hAnsi="Times New Roman"/>
          <w:sz w:val="28"/>
          <w:szCs w:val="28"/>
        </w:rPr>
        <w:t>Илюшечкин</w:t>
      </w:r>
      <w:proofErr w:type="spellEnd"/>
      <w:r w:rsidRPr="00170128">
        <w:rPr>
          <w:rFonts w:ascii="Times New Roman" w:hAnsi="Times New Roman"/>
          <w:sz w:val="28"/>
          <w:szCs w:val="28"/>
        </w:rPr>
        <w:t xml:space="preserve"> В.М. Основы использования и проектирования баз данных: учебник академического </w:t>
      </w:r>
      <w:proofErr w:type="gramStart"/>
      <w:r w:rsidRPr="00170128">
        <w:rPr>
          <w:rFonts w:ascii="Times New Roman" w:hAnsi="Times New Roman"/>
          <w:sz w:val="28"/>
          <w:szCs w:val="28"/>
        </w:rPr>
        <w:t>бакалаври</w:t>
      </w:r>
      <w:r>
        <w:rPr>
          <w:rFonts w:ascii="Times New Roman" w:hAnsi="Times New Roman"/>
          <w:sz w:val="28"/>
          <w:szCs w:val="28"/>
        </w:rPr>
        <w:t>а</w:t>
      </w:r>
      <w:r w:rsidRPr="00170128">
        <w:rPr>
          <w:rFonts w:ascii="Times New Roman" w:hAnsi="Times New Roman"/>
          <w:sz w:val="28"/>
          <w:szCs w:val="28"/>
        </w:rPr>
        <w:t xml:space="preserve">та  </w:t>
      </w:r>
      <w:proofErr w:type="spellStart"/>
      <w:r w:rsidRPr="00170128">
        <w:rPr>
          <w:rFonts w:ascii="Times New Roman" w:hAnsi="Times New Roman"/>
          <w:sz w:val="28"/>
          <w:szCs w:val="28"/>
        </w:rPr>
        <w:t>М.</w:t>
      </w:r>
      <w:proofErr w:type="gramEnd"/>
      <w:r w:rsidRPr="00170128">
        <w:rPr>
          <w:rFonts w:ascii="Times New Roman" w:hAnsi="Times New Roman"/>
          <w:sz w:val="28"/>
          <w:szCs w:val="28"/>
        </w:rPr>
        <w:t>:Изд</w:t>
      </w:r>
      <w:r>
        <w:rPr>
          <w:rFonts w:ascii="Times New Roman" w:hAnsi="Times New Roman"/>
          <w:sz w:val="28"/>
          <w:szCs w:val="28"/>
        </w:rPr>
        <w:t>ательство</w:t>
      </w:r>
      <w:proofErr w:type="spellEnd"/>
      <w:r>
        <w:rPr>
          <w:rFonts w:ascii="Times New Roman" w:hAnsi="Times New Roman"/>
          <w:sz w:val="28"/>
          <w:szCs w:val="28"/>
        </w:rPr>
        <w:t xml:space="preserve"> </w:t>
      </w:r>
      <w:proofErr w:type="spellStart"/>
      <w:r>
        <w:rPr>
          <w:rFonts w:ascii="Times New Roman" w:hAnsi="Times New Roman"/>
          <w:sz w:val="28"/>
          <w:szCs w:val="28"/>
        </w:rPr>
        <w:t>Юрайт</w:t>
      </w:r>
      <w:proofErr w:type="spellEnd"/>
      <w:r>
        <w:rPr>
          <w:rFonts w:ascii="Times New Roman" w:hAnsi="Times New Roman"/>
          <w:sz w:val="28"/>
          <w:szCs w:val="28"/>
        </w:rPr>
        <w:t xml:space="preserve">; ИД </w:t>
      </w:r>
      <w:proofErr w:type="spellStart"/>
      <w:r>
        <w:rPr>
          <w:rFonts w:ascii="Times New Roman" w:hAnsi="Times New Roman"/>
          <w:sz w:val="28"/>
          <w:szCs w:val="28"/>
        </w:rPr>
        <w:t>Юрай</w:t>
      </w:r>
      <w:proofErr w:type="spellEnd"/>
      <w:r>
        <w:rPr>
          <w:rFonts w:ascii="Times New Roman" w:hAnsi="Times New Roman"/>
          <w:sz w:val="28"/>
          <w:szCs w:val="28"/>
        </w:rPr>
        <w:t>, 2014.</w:t>
      </w:r>
      <w:r w:rsidRPr="00170128">
        <w:rPr>
          <w:rFonts w:ascii="Times New Roman" w:hAnsi="Times New Roman"/>
          <w:sz w:val="28"/>
          <w:szCs w:val="28"/>
        </w:rPr>
        <w:t xml:space="preserve"> </w:t>
      </w:r>
    </w:p>
    <w:p w14:paraId="47C63A3E" w14:textId="77777777" w:rsidR="00C01E5F" w:rsidRDefault="00C01E5F" w:rsidP="009078C4">
      <w:pPr>
        <w:numPr>
          <w:ilvl w:val="0"/>
          <w:numId w:val="4"/>
        </w:numPr>
        <w:ind w:left="0" w:firstLine="709"/>
        <w:contextualSpacing/>
        <w:rPr>
          <w:i/>
          <w:szCs w:val="28"/>
          <w:lang w:eastAsia="ru-RU"/>
        </w:rPr>
      </w:pPr>
      <w:r>
        <w:rPr>
          <w:szCs w:val="28"/>
          <w:lang w:eastAsia="ru-RU"/>
        </w:rPr>
        <w:t>Смирнов Н</w:t>
      </w:r>
      <w:r>
        <w:rPr>
          <w:i/>
          <w:szCs w:val="28"/>
          <w:lang w:eastAsia="ru-RU"/>
        </w:rPr>
        <w:t xml:space="preserve">. </w:t>
      </w:r>
      <w:r>
        <w:rPr>
          <w:szCs w:val="28"/>
          <w:lang w:eastAsia="ru-RU"/>
        </w:rPr>
        <w:t>В.</w:t>
      </w:r>
      <w:r>
        <w:rPr>
          <w:i/>
          <w:szCs w:val="28"/>
          <w:lang w:eastAsia="ru-RU"/>
        </w:rPr>
        <w:t xml:space="preserve"> </w:t>
      </w:r>
      <w:r w:rsidRPr="00C7450E">
        <w:rPr>
          <w:szCs w:val="28"/>
          <w:lang w:eastAsia="ru-RU"/>
        </w:rPr>
        <w:t>Проектирование информационных систем</w:t>
      </w:r>
      <w:r w:rsidRPr="005F3011">
        <w:rPr>
          <w:szCs w:val="28"/>
          <w:lang w:eastAsia="ru-RU"/>
        </w:rPr>
        <w:t xml:space="preserve"> </w:t>
      </w:r>
      <w:r>
        <w:rPr>
          <w:szCs w:val="28"/>
          <w:lang w:eastAsia="ru-RU"/>
        </w:rPr>
        <w:t>[Текст]: Пособие по курсовому проектированию</w:t>
      </w:r>
      <w:r>
        <w:rPr>
          <w:i/>
          <w:szCs w:val="28"/>
          <w:lang w:eastAsia="ru-RU"/>
        </w:rPr>
        <w:t xml:space="preserve"> </w:t>
      </w:r>
      <w:r w:rsidRPr="007D09DA">
        <w:rPr>
          <w:szCs w:val="28"/>
        </w:rPr>
        <w:t>–</w:t>
      </w:r>
      <w:proofErr w:type="gramStart"/>
      <w:r>
        <w:rPr>
          <w:szCs w:val="28"/>
        </w:rPr>
        <w:t>СПб :</w:t>
      </w:r>
      <w:proofErr w:type="gramEnd"/>
      <w:r>
        <w:rPr>
          <w:szCs w:val="28"/>
        </w:rPr>
        <w:t xml:space="preserve"> БГТУ «</w:t>
      </w:r>
      <w:proofErr w:type="spellStart"/>
      <w:r>
        <w:rPr>
          <w:szCs w:val="28"/>
        </w:rPr>
        <w:t>Военмех</w:t>
      </w:r>
      <w:proofErr w:type="spellEnd"/>
      <w:r>
        <w:rPr>
          <w:szCs w:val="28"/>
        </w:rPr>
        <w:t>» им. Д. Ф. Устинова, 2009</w:t>
      </w:r>
      <w:r>
        <w:rPr>
          <w:i/>
          <w:szCs w:val="28"/>
          <w:lang w:eastAsia="ru-RU"/>
        </w:rPr>
        <w:t>.</w:t>
      </w:r>
    </w:p>
    <w:p w14:paraId="1AB52D99" w14:textId="77777777" w:rsidR="00C01E5F" w:rsidRDefault="00C01E5F" w:rsidP="009078C4">
      <w:pPr>
        <w:pStyle w:val="afff"/>
        <w:numPr>
          <w:ilvl w:val="0"/>
          <w:numId w:val="4"/>
        </w:numPr>
        <w:spacing w:after="0" w:line="360" w:lineRule="auto"/>
        <w:ind w:left="0" w:firstLine="709"/>
        <w:jc w:val="both"/>
        <w:rPr>
          <w:rFonts w:ascii="Times New Roman" w:hAnsi="Times New Roman"/>
          <w:sz w:val="28"/>
          <w:szCs w:val="28"/>
        </w:rPr>
      </w:pPr>
      <w:r w:rsidRPr="00170128">
        <w:rPr>
          <w:rFonts w:ascii="Times New Roman" w:hAnsi="Times New Roman"/>
          <w:sz w:val="28"/>
          <w:szCs w:val="28"/>
        </w:rPr>
        <w:t>Советов Б.Я. и др. Базы данных:</w:t>
      </w:r>
      <w:r>
        <w:rPr>
          <w:rFonts w:ascii="Times New Roman" w:hAnsi="Times New Roman"/>
          <w:sz w:val="28"/>
          <w:szCs w:val="28"/>
        </w:rPr>
        <w:t xml:space="preserve"> </w:t>
      </w:r>
      <w:r w:rsidRPr="00170128">
        <w:rPr>
          <w:rFonts w:ascii="Times New Roman" w:hAnsi="Times New Roman"/>
          <w:sz w:val="28"/>
          <w:szCs w:val="28"/>
        </w:rPr>
        <w:t>теория и практика: учебник для бакалавров. – 2-е изд. – М.:</w:t>
      </w:r>
      <w:r>
        <w:rPr>
          <w:rFonts w:ascii="Times New Roman" w:hAnsi="Times New Roman"/>
          <w:sz w:val="28"/>
          <w:szCs w:val="28"/>
        </w:rPr>
        <w:t xml:space="preserve"> </w:t>
      </w:r>
      <w:r w:rsidRPr="00170128">
        <w:rPr>
          <w:rFonts w:ascii="Times New Roman" w:hAnsi="Times New Roman"/>
          <w:sz w:val="28"/>
          <w:szCs w:val="28"/>
        </w:rPr>
        <w:t xml:space="preserve">Издательство </w:t>
      </w:r>
      <w:proofErr w:type="spellStart"/>
      <w:r w:rsidRPr="00170128">
        <w:rPr>
          <w:rFonts w:ascii="Times New Roman" w:hAnsi="Times New Roman"/>
          <w:sz w:val="28"/>
          <w:szCs w:val="28"/>
        </w:rPr>
        <w:t>Юрайт</w:t>
      </w:r>
      <w:proofErr w:type="spellEnd"/>
      <w:r w:rsidRPr="00170128">
        <w:rPr>
          <w:rFonts w:ascii="Times New Roman" w:hAnsi="Times New Roman"/>
          <w:sz w:val="28"/>
          <w:szCs w:val="28"/>
        </w:rPr>
        <w:t xml:space="preserve">; ИД </w:t>
      </w:r>
      <w:proofErr w:type="spellStart"/>
      <w:r w:rsidRPr="00170128">
        <w:rPr>
          <w:rFonts w:ascii="Times New Roman" w:hAnsi="Times New Roman"/>
          <w:sz w:val="28"/>
          <w:szCs w:val="28"/>
        </w:rPr>
        <w:t>Юрай</w:t>
      </w:r>
      <w:proofErr w:type="spellEnd"/>
      <w:r w:rsidRPr="00170128">
        <w:rPr>
          <w:rFonts w:ascii="Times New Roman" w:hAnsi="Times New Roman"/>
          <w:sz w:val="28"/>
          <w:szCs w:val="28"/>
        </w:rPr>
        <w:t xml:space="preserve">, 2014. </w:t>
      </w:r>
    </w:p>
    <w:p w14:paraId="33A30E97" w14:textId="77777777" w:rsidR="00C01E5F" w:rsidRPr="00A7521A" w:rsidRDefault="00C01E5F" w:rsidP="00C01E5F">
      <w:pPr>
        <w:pStyle w:val="afff"/>
        <w:spacing w:after="0" w:line="360" w:lineRule="auto"/>
        <w:ind w:left="0" w:firstLine="709"/>
        <w:jc w:val="both"/>
        <w:rPr>
          <w:rFonts w:ascii="Times New Roman" w:hAnsi="Times New Roman"/>
          <w:sz w:val="6"/>
          <w:szCs w:val="6"/>
        </w:rPr>
      </w:pPr>
    </w:p>
    <w:p w14:paraId="2BC7D0FE" w14:textId="0AE2F396" w:rsidR="00142C06" w:rsidRPr="00142C06" w:rsidRDefault="00C01E5F" w:rsidP="00142C06">
      <w:pPr>
        <w:pStyle w:val="afff"/>
        <w:numPr>
          <w:ilvl w:val="0"/>
          <w:numId w:val="4"/>
        </w:numPr>
        <w:spacing w:after="0" w:line="360" w:lineRule="auto"/>
        <w:ind w:left="0" w:firstLine="709"/>
        <w:jc w:val="both"/>
        <w:rPr>
          <w:rFonts w:ascii="Times New Roman" w:hAnsi="Times New Roman"/>
          <w:sz w:val="28"/>
          <w:szCs w:val="28"/>
        </w:rPr>
      </w:pPr>
      <w:r w:rsidRPr="00170128">
        <w:rPr>
          <w:rFonts w:ascii="Times New Roman" w:hAnsi="Times New Roman"/>
          <w:sz w:val="28"/>
          <w:szCs w:val="28"/>
        </w:rPr>
        <w:t>Нильсен</w:t>
      </w:r>
      <w:r w:rsidRPr="00170128">
        <w:rPr>
          <w:rFonts w:ascii="Times New Roman" w:hAnsi="Times New Roman"/>
          <w:sz w:val="28"/>
          <w:szCs w:val="28"/>
          <w:lang w:val="en-US"/>
        </w:rPr>
        <w:t xml:space="preserve"> </w:t>
      </w:r>
      <w:r w:rsidRPr="00170128">
        <w:rPr>
          <w:rFonts w:ascii="Times New Roman" w:hAnsi="Times New Roman"/>
          <w:sz w:val="28"/>
          <w:szCs w:val="28"/>
        </w:rPr>
        <w:t>П</w:t>
      </w:r>
      <w:r w:rsidRPr="00170128">
        <w:rPr>
          <w:rFonts w:ascii="Times New Roman" w:hAnsi="Times New Roman"/>
          <w:sz w:val="28"/>
          <w:szCs w:val="28"/>
          <w:lang w:val="en-US"/>
        </w:rPr>
        <w:t xml:space="preserve">. Microsoft SQL Server 2005. </w:t>
      </w:r>
      <w:r w:rsidRPr="00170128">
        <w:rPr>
          <w:rFonts w:ascii="Times New Roman" w:hAnsi="Times New Roman"/>
          <w:sz w:val="28"/>
          <w:szCs w:val="28"/>
        </w:rPr>
        <w:t xml:space="preserve">Библия пользователя.: Пер. с </w:t>
      </w:r>
      <w:proofErr w:type="gramStart"/>
      <w:r w:rsidRPr="00170128">
        <w:rPr>
          <w:rFonts w:ascii="Times New Roman" w:hAnsi="Times New Roman"/>
          <w:sz w:val="28"/>
          <w:szCs w:val="28"/>
        </w:rPr>
        <w:t>англ. .</w:t>
      </w:r>
      <w:proofErr w:type="gramEnd"/>
      <w:r w:rsidRPr="00170128">
        <w:rPr>
          <w:rFonts w:ascii="Times New Roman" w:hAnsi="Times New Roman"/>
          <w:sz w:val="28"/>
          <w:szCs w:val="28"/>
        </w:rPr>
        <w:t xml:space="preserve"> – М.: ООО «И.Д. Вильямс», 2008. </w:t>
      </w:r>
    </w:p>
    <w:p w14:paraId="4012C978" w14:textId="173094E8" w:rsidR="00142C06" w:rsidRDefault="00142C06" w:rsidP="00142C06">
      <w:pPr>
        <w:pStyle w:val="afff"/>
        <w:numPr>
          <w:ilvl w:val="0"/>
          <w:numId w:val="4"/>
        </w:numPr>
        <w:spacing w:after="0" w:line="360" w:lineRule="auto"/>
        <w:ind w:left="0" w:firstLine="709"/>
        <w:jc w:val="both"/>
        <w:rPr>
          <w:rFonts w:ascii="Times New Roman" w:hAnsi="Times New Roman"/>
          <w:sz w:val="28"/>
          <w:szCs w:val="28"/>
        </w:rPr>
      </w:pPr>
      <w:r w:rsidRPr="00142C06">
        <w:rPr>
          <w:rFonts w:ascii="Times New Roman" w:hAnsi="Times New Roman"/>
          <w:sz w:val="28"/>
          <w:szCs w:val="28"/>
        </w:rPr>
        <w:t>Милославская С. В., Плужников К. И. М60 Мультимодальные и интермодальные перевозки:</w:t>
      </w:r>
      <w:r>
        <w:rPr>
          <w:rFonts w:ascii="Times New Roman" w:hAnsi="Times New Roman"/>
          <w:sz w:val="28"/>
          <w:szCs w:val="28"/>
        </w:rPr>
        <w:t xml:space="preserve"> </w:t>
      </w:r>
      <w:r w:rsidRPr="00142C06">
        <w:rPr>
          <w:rFonts w:ascii="Times New Roman" w:hAnsi="Times New Roman"/>
          <w:sz w:val="28"/>
          <w:szCs w:val="28"/>
        </w:rPr>
        <w:t xml:space="preserve">Учеб, пособие. —М.: </w:t>
      </w:r>
      <w:proofErr w:type="spellStart"/>
      <w:r w:rsidRPr="00142C06">
        <w:rPr>
          <w:rFonts w:ascii="Times New Roman" w:hAnsi="Times New Roman"/>
          <w:sz w:val="28"/>
          <w:szCs w:val="28"/>
        </w:rPr>
        <w:t>РосКонсульт</w:t>
      </w:r>
      <w:proofErr w:type="spellEnd"/>
      <w:r w:rsidRPr="00142C06">
        <w:rPr>
          <w:rFonts w:ascii="Times New Roman" w:hAnsi="Times New Roman"/>
          <w:sz w:val="28"/>
          <w:szCs w:val="28"/>
        </w:rPr>
        <w:t>, 2001. - 368 с.</w:t>
      </w:r>
    </w:p>
    <w:p w14:paraId="3DCD3A69" w14:textId="3B0C3949" w:rsidR="00142C06" w:rsidRDefault="00DF136D" w:rsidP="001C4350">
      <w:pPr>
        <w:pStyle w:val="afff"/>
        <w:numPr>
          <w:ilvl w:val="0"/>
          <w:numId w:val="4"/>
        </w:numPr>
        <w:spacing w:after="0" w:line="360" w:lineRule="auto"/>
        <w:ind w:left="0" w:firstLine="709"/>
        <w:jc w:val="both"/>
        <w:rPr>
          <w:rFonts w:ascii="Times New Roman" w:hAnsi="Times New Roman"/>
          <w:sz w:val="28"/>
          <w:szCs w:val="28"/>
        </w:rPr>
      </w:pPr>
      <w:r>
        <w:rPr>
          <w:rFonts w:ascii="Times New Roman" w:hAnsi="Times New Roman"/>
          <w:sz w:val="28"/>
          <w:szCs w:val="28"/>
        </w:rPr>
        <w:t>М</w:t>
      </w:r>
      <w:r w:rsidR="00FB1500" w:rsidRPr="00FB1500">
        <w:rPr>
          <w:rFonts w:ascii="Times New Roman" w:hAnsi="Times New Roman"/>
          <w:sz w:val="28"/>
          <w:szCs w:val="28"/>
        </w:rPr>
        <w:t xml:space="preserve">ультимодальные перевозки // </w:t>
      </w:r>
      <w:proofErr w:type="spellStart"/>
      <w:r w:rsidR="00FB1500" w:rsidRPr="00FB1500">
        <w:rPr>
          <w:rFonts w:ascii="Times New Roman" w:hAnsi="Times New Roman"/>
          <w:sz w:val="28"/>
          <w:szCs w:val="28"/>
        </w:rPr>
        <w:t>apextransit</w:t>
      </w:r>
      <w:proofErr w:type="spellEnd"/>
      <w:r w:rsidR="00FB1500" w:rsidRPr="00FB1500">
        <w:rPr>
          <w:rFonts w:ascii="Times New Roman" w:hAnsi="Times New Roman"/>
          <w:sz w:val="28"/>
          <w:szCs w:val="28"/>
        </w:rPr>
        <w:t xml:space="preserve"> URL: https://apextransit.ru/press/articles/kak-rabotayut-multimodalnye-perevozki/ (дата обращения: 25.04.2026).</w:t>
      </w:r>
    </w:p>
    <w:p w14:paraId="5EFE6D00" w14:textId="023CB279" w:rsidR="00DF136D" w:rsidRDefault="00FB4E26" w:rsidP="001C4350">
      <w:pPr>
        <w:pStyle w:val="afff"/>
        <w:numPr>
          <w:ilvl w:val="0"/>
          <w:numId w:val="4"/>
        </w:numPr>
        <w:spacing w:after="0" w:line="360" w:lineRule="auto"/>
        <w:ind w:left="0" w:firstLine="709"/>
        <w:jc w:val="both"/>
        <w:rPr>
          <w:rFonts w:ascii="Times New Roman" w:hAnsi="Times New Roman"/>
          <w:sz w:val="28"/>
          <w:szCs w:val="28"/>
        </w:rPr>
      </w:pPr>
      <w:r w:rsidRPr="00FB4E26">
        <w:rPr>
          <w:rFonts w:ascii="Times New Roman" w:hAnsi="Times New Roman"/>
          <w:sz w:val="28"/>
          <w:szCs w:val="28"/>
        </w:rPr>
        <w:t>Документы для мультимодальной перевозки грузов // URL: https://astral.ru/products/1c-epd/edo-logistika/dokumenty/multimodalnoj-perevozki-gruzov/ (дата обращения: 02.05.2026).</w:t>
      </w:r>
    </w:p>
    <w:p w14:paraId="6D977D2F" w14:textId="02E62685" w:rsidR="00FB4E26" w:rsidRDefault="001C4350" w:rsidP="001C4350">
      <w:pPr>
        <w:pStyle w:val="afff"/>
        <w:numPr>
          <w:ilvl w:val="0"/>
          <w:numId w:val="4"/>
        </w:numPr>
        <w:spacing w:after="0" w:line="360" w:lineRule="auto"/>
        <w:ind w:left="0" w:firstLine="709"/>
        <w:jc w:val="both"/>
        <w:rPr>
          <w:rFonts w:ascii="Times New Roman" w:hAnsi="Times New Roman"/>
          <w:sz w:val="28"/>
          <w:szCs w:val="28"/>
        </w:rPr>
      </w:pPr>
      <w:r w:rsidRPr="001C4350">
        <w:rPr>
          <w:rFonts w:ascii="Times New Roman" w:hAnsi="Times New Roman"/>
          <w:sz w:val="28"/>
          <w:szCs w:val="28"/>
        </w:rPr>
        <w:t>Бондарь А. Г.</w:t>
      </w:r>
      <w:r>
        <w:rPr>
          <w:rFonts w:ascii="Times New Roman" w:hAnsi="Times New Roman"/>
          <w:sz w:val="28"/>
          <w:szCs w:val="28"/>
        </w:rPr>
        <w:t xml:space="preserve"> </w:t>
      </w:r>
      <w:r w:rsidRPr="001C4350">
        <w:rPr>
          <w:rFonts w:ascii="Times New Roman" w:hAnsi="Times New Roman"/>
          <w:sz w:val="28"/>
          <w:szCs w:val="28"/>
        </w:rPr>
        <w:t>Microsoft SQL Server 2022 — СПб.: БХВ-Петербург, 2024 — 528 с.</w:t>
      </w:r>
    </w:p>
    <w:p w14:paraId="08319CE7" w14:textId="56A426A3" w:rsidR="00142C06" w:rsidRPr="001C4350" w:rsidRDefault="001C4350" w:rsidP="00142C06">
      <w:pPr>
        <w:pStyle w:val="afff"/>
        <w:numPr>
          <w:ilvl w:val="0"/>
          <w:numId w:val="4"/>
        </w:numPr>
        <w:spacing w:after="0" w:line="360" w:lineRule="auto"/>
        <w:ind w:left="0" w:firstLine="709"/>
        <w:jc w:val="both"/>
        <w:rPr>
          <w:rFonts w:ascii="Times New Roman" w:hAnsi="Times New Roman"/>
          <w:sz w:val="28"/>
          <w:szCs w:val="28"/>
        </w:rPr>
      </w:pPr>
      <w:r w:rsidRPr="001C4350">
        <w:rPr>
          <w:rFonts w:ascii="Times New Roman" w:hAnsi="Times New Roman"/>
          <w:sz w:val="28"/>
          <w:szCs w:val="28"/>
        </w:rPr>
        <w:t xml:space="preserve">Руководство по MS SQL Server 2022 // URL: </w:t>
      </w:r>
      <w:proofErr w:type="gramStart"/>
      <w:r w:rsidRPr="001C4350">
        <w:rPr>
          <w:rFonts w:ascii="Times New Roman" w:hAnsi="Times New Roman"/>
          <w:sz w:val="28"/>
          <w:szCs w:val="28"/>
        </w:rPr>
        <w:t>https://metanit.com/sql/sqlserver/  (</w:t>
      </w:r>
      <w:proofErr w:type="gramEnd"/>
      <w:r w:rsidRPr="001C4350">
        <w:rPr>
          <w:rFonts w:ascii="Times New Roman" w:hAnsi="Times New Roman"/>
          <w:sz w:val="28"/>
          <w:szCs w:val="28"/>
        </w:rPr>
        <w:t>дата обращения: 12.05.2026).</w:t>
      </w:r>
    </w:p>
    <w:bookmarkEnd w:id="4"/>
    <w:p w14:paraId="47CCAEF5" w14:textId="77777777" w:rsidR="00571F11" w:rsidRDefault="00571F11" w:rsidP="001C4350">
      <w:pPr>
        <w:ind w:firstLine="0"/>
      </w:pPr>
    </w:p>
    <w:sectPr w:rsidR="00571F11" w:rsidSect="00D66A1B">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6DF94" w14:textId="77777777" w:rsidR="00BB51EA" w:rsidRDefault="00BB51EA" w:rsidP="000969C1">
      <w:pPr>
        <w:spacing w:line="240" w:lineRule="auto"/>
      </w:pPr>
      <w:r>
        <w:separator/>
      </w:r>
    </w:p>
  </w:endnote>
  <w:endnote w:type="continuationSeparator" w:id="0">
    <w:p w14:paraId="1588A05D" w14:textId="77777777" w:rsidR="00BB51EA" w:rsidRDefault="00BB51EA" w:rsidP="000969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8516772"/>
      <w:docPartObj>
        <w:docPartGallery w:val="Page Numbers (Bottom of Page)"/>
        <w:docPartUnique/>
      </w:docPartObj>
    </w:sdtPr>
    <w:sdtEndPr/>
    <w:sdtContent>
      <w:p w14:paraId="5AE58D94" w14:textId="38249EFA" w:rsidR="006320CD" w:rsidRDefault="006320CD">
        <w:pPr>
          <w:pStyle w:val="a5"/>
          <w:jc w:val="center"/>
        </w:pPr>
        <w:r>
          <w:fldChar w:fldCharType="begin"/>
        </w:r>
        <w:r>
          <w:instrText>PAGE   \* MERGEFORMAT</w:instrText>
        </w:r>
        <w:r>
          <w:fldChar w:fldCharType="separate"/>
        </w:r>
        <w:r>
          <w:t>2</w:t>
        </w:r>
        <w:r>
          <w:fldChar w:fldCharType="end"/>
        </w:r>
      </w:p>
    </w:sdtContent>
  </w:sdt>
  <w:p w14:paraId="14642AE9" w14:textId="77777777" w:rsidR="00252CCC" w:rsidRDefault="00252CC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7658057"/>
      <w:docPartObj>
        <w:docPartGallery w:val="Page Numbers (Bottom of Page)"/>
        <w:docPartUnique/>
      </w:docPartObj>
    </w:sdtPr>
    <w:sdtEndPr/>
    <w:sdtContent>
      <w:p w14:paraId="3D42ECAA" w14:textId="3CDEA120" w:rsidR="000969C1" w:rsidRDefault="000969C1">
        <w:pPr>
          <w:pStyle w:val="a5"/>
          <w:jc w:val="center"/>
        </w:pPr>
        <w:r>
          <w:fldChar w:fldCharType="begin"/>
        </w:r>
        <w:r>
          <w:instrText>PAGE   \* MERGEFORMAT</w:instrText>
        </w:r>
        <w:r>
          <w:fldChar w:fldCharType="separate"/>
        </w:r>
        <w:r>
          <w:t>2</w:t>
        </w:r>
        <w:r>
          <w:fldChar w:fldCharType="end"/>
        </w:r>
      </w:p>
    </w:sdtContent>
  </w:sdt>
  <w:p w14:paraId="2FEBD750" w14:textId="77777777" w:rsidR="000969C1" w:rsidRDefault="000969C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2FE63" w14:textId="77777777" w:rsidR="00BB51EA" w:rsidRDefault="00BB51EA" w:rsidP="000969C1">
      <w:pPr>
        <w:spacing w:line="240" w:lineRule="auto"/>
      </w:pPr>
      <w:r>
        <w:separator/>
      </w:r>
    </w:p>
  </w:footnote>
  <w:footnote w:type="continuationSeparator" w:id="0">
    <w:p w14:paraId="4A9EAE76" w14:textId="77777777" w:rsidR="00BB51EA" w:rsidRDefault="00BB51EA" w:rsidP="000969C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59EAFAF6"/>
    <w:lvl w:ilvl="0">
      <w:start w:val="1"/>
      <w:numFmt w:val="bullet"/>
      <w:pStyle w:val="2"/>
      <w:lvlText w:val=""/>
      <w:lvlJc w:val="left"/>
      <w:pPr>
        <w:tabs>
          <w:tab w:val="num" w:pos="360"/>
        </w:tabs>
        <w:ind w:left="360" w:hanging="360"/>
      </w:pPr>
      <w:rPr>
        <w:rFonts w:ascii="Symbol" w:hAnsi="Symbol" w:hint="default"/>
      </w:rPr>
    </w:lvl>
  </w:abstractNum>
  <w:abstractNum w:abstractNumId="1" w15:restartNumberingAfterBreak="0">
    <w:nsid w:val="00266A98"/>
    <w:multiLevelType w:val="hybridMultilevel"/>
    <w:tmpl w:val="71542556"/>
    <w:lvl w:ilvl="0" w:tplc="A38828F4">
      <w:start w:val="5"/>
      <w:numFmt w:val="decimal"/>
      <w:suff w:val="space"/>
      <w:lvlText w:val="%1"/>
      <w:lvlJc w:val="left"/>
      <w:pPr>
        <w:ind w:left="720" w:hanging="360"/>
      </w:pPr>
      <w:rPr>
        <w:rFonts w:eastAsia="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4696FB5"/>
    <w:multiLevelType w:val="hybridMultilevel"/>
    <w:tmpl w:val="6B1A5FEA"/>
    <w:lvl w:ilvl="0" w:tplc="6112555C">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ABE3FC8"/>
    <w:multiLevelType w:val="hybridMultilevel"/>
    <w:tmpl w:val="E3BE7444"/>
    <w:lvl w:ilvl="0" w:tplc="55A2BE16">
      <w:start w:val="1"/>
      <w:numFmt w:val="decimal"/>
      <w:suff w:val="space"/>
      <w:lvlText w:val="%1."/>
      <w:lvlJc w:val="left"/>
      <w:pPr>
        <w:ind w:left="720"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1EEE5673"/>
    <w:multiLevelType w:val="hybridMultilevel"/>
    <w:tmpl w:val="8AD8E5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B87AE6"/>
    <w:multiLevelType w:val="hybridMultilevel"/>
    <w:tmpl w:val="558C5BE6"/>
    <w:lvl w:ilvl="0" w:tplc="74B26894">
      <w:start w:val="1"/>
      <w:numFmt w:val="decimal"/>
      <w:suff w:val="space"/>
      <w:lvlText w:val="%1."/>
      <w:lvlJc w:val="left"/>
      <w:pPr>
        <w:ind w:left="719" w:hanging="359"/>
      </w:pPr>
      <w:rPr>
        <w:rFonts w:cs="Times New Roman" w:hint="default"/>
      </w:rPr>
    </w:lvl>
    <w:lvl w:ilvl="1" w:tplc="E51CE336">
      <w:start w:val="1"/>
      <w:numFmt w:val="lowerLetter"/>
      <w:lvlText w:val="%2."/>
      <w:lvlJc w:val="left"/>
      <w:pPr>
        <w:ind w:left="2149" w:hanging="359"/>
      </w:pPr>
      <w:rPr>
        <w:rFonts w:cs="Times New Roman"/>
      </w:rPr>
    </w:lvl>
    <w:lvl w:ilvl="2" w:tplc="4B34A146">
      <w:start w:val="1"/>
      <w:numFmt w:val="lowerRoman"/>
      <w:lvlText w:val="%3."/>
      <w:lvlJc w:val="right"/>
      <w:pPr>
        <w:ind w:left="2869" w:hanging="179"/>
      </w:pPr>
      <w:rPr>
        <w:rFonts w:cs="Times New Roman"/>
      </w:rPr>
    </w:lvl>
    <w:lvl w:ilvl="3" w:tplc="88163A9C">
      <w:start w:val="1"/>
      <w:numFmt w:val="decimal"/>
      <w:lvlText w:val="%4."/>
      <w:lvlJc w:val="left"/>
      <w:pPr>
        <w:ind w:left="3589" w:hanging="359"/>
      </w:pPr>
      <w:rPr>
        <w:rFonts w:cs="Times New Roman"/>
      </w:rPr>
    </w:lvl>
    <w:lvl w:ilvl="4" w:tplc="DE3E9DB4">
      <w:start w:val="1"/>
      <w:numFmt w:val="lowerLetter"/>
      <w:lvlText w:val="%5."/>
      <w:lvlJc w:val="left"/>
      <w:pPr>
        <w:ind w:left="4309" w:hanging="359"/>
      </w:pPr>
      <w:rPr>
        <w:rFonts w:cs="Times New Roman"/>
      </w:rPr>
    </w:lvl>
    <w:lvl w:ilvl="5" w:tplc="8CA89374">
      <w:start w:val="1"/>
      <w:numFmt w:val="lowerRoman"/>
      <w:lvlText w:val="%6."/>
      <w:lvlJc w:val="right"/>
      <w:pPr>
        <w:ind w:left="5029" w:hanging="179"/>
      </w:pPr>
      <w:rPr>
        <w:rFonts w:cs="Times New Roman"/>
      </w:rPr>
    </w:lvl>
    <w:lvl w:ilvl="6" w:tplc="5134CC16">
      <w:start w:val="1"/>
      <w:numFmt w:val="decimal"/>
      <w:lvlText w:val="%7."/>
      <w:lvlJc w:val="left"/>
      <w:pPr>
        <w:ind w:left="5749" w:hanging="359"/>
      </w:pPr>
      <w:rPr>
        <w:rFonts w:cs="Times New Roman"/>
      </w:rPr>
    </w:lvl>
    <w:lvl w:ilvl="7" w:tplc="04127422">
      <w:start w:val="1"/>
      <w:numFmt w:val="lowerLetter"/>
      <w:lvlText w:val="%8."/>
      <w:lvlJc w:val="left"/>
      <w:pPr>
        <w:ind w:left="6469" w:hanging="359"/>
      </w:pPr>
      <w:rPr>
        <w:rFonts w:cs="Times New Roman"/>
      </w:rPr>
    </w:lvl>
    <w:lvl w:ilvl="8" w:tplc="A5A8A23A">
      <w:start w:val="1"/>
      <w:numFmt w:val="lowerRoman"/>
      <w:lvlText w:val="%9."/>
      <w:lvlJc w:val="right"/>
      <w:pPr>
        <w:ind w:left="7189" w:hanging="179"/>
      </w:pPr>
      <w:rPr>
        <w:rFonts w:cs="Times New Roman"/>
      </w:rPr>
    </w:lvl>
  </w:abstractNum>
  <w:abstractNum w:abstractNumId="6" w15:restartNumberingAfterBreak="0">
    <w:nsid w:val="21E63932"/>
    <w:multiLevelType w:val="hybridMultilevel"/>
    <w:tmpl w:val="3D068BAE"/>
    <w:lvl w:ilvl="0" w:tplc="7CB21EA0">
      <w:start w:val="1"/>
      <w:numFmt w:val="decimal"/>
      <w:suff w:val="space"/>
      <w:lvlText w:val="%1."/>
      <w:lvlJc w:val="left"/>
      <w:pPr>
        <w:ind w:left="720"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A17011C"/>
    <w:multiLevelType w:val="multilevel"/>
    <w:tmpl w:val="7B722468"/>
    <w:lvl w:ilvl="0">
      <w:start w:val="1"/>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2ADC06FE"/>
    <w:multiLevelType w:val="hybridMultilevel"/>
    <w:tmpl w:val="01FEB352"/>
    <w:lvl w:ilvl="0" w:tplc="AAA059DA">
      <w:start w:val="1"/>
      <w:numFmt w:val="bullet"/>
      <w:suff w:val="space"/>
      <w:lvlText w:val=""/>
      <w:lvlJc w:val="left"/>
      <w:pPr>
        <w:ind w:left="1429" w:hanging="360"/>
      </w:pPr>
      <w:rPr>
        <w:rFonts w:ascii="Symbol" w:hAnsi="Symbol" w:cs="Open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2E2A439A"/>
    <w:multiLevelType w:val="hybridMultilevel"/>
    <w:tmpl w:val="6D329B12"/>
    <w:lvl w:ilvl="0" w:tplc="A3B619E8">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F4B7C42"/>
    <w:multiLevelType w:val="hybridMultilevel"/>
    <w:tmpl w:val="8D043908"/>
    <w:lvl w:ilvl="0" w:tplc="603E90C6">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97D1F75"/>
    <w:multiLevelType w:val="hybridMultilevel"/>
    <w:tmpl w:val="40288F4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AE33C1B"/>
    <w:multiLevelType w:val="hybridMultilevel"/>
    <w:tmpl w:val="8AD8E5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BC7670F"/>
    <w:multiLevelType w:val="hybridMultilevel"/>
    <w:tmpl w:val="D8C207C6"/>
    <w:lvl w:ilvl="0" w:tplc="13A4B7F4">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59375CA3"/>
    <w:multiLevelType w:val="multilevel"/>
    <w:tmpl w:val="6934556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AD158D0"/>
    <w:multiLevelType w:val="multilevel"/>
    <w:tmpl w:val="F8F43E1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AF83557"/>
    <w:multiLevelType w:val="hybridMultilevel"/>
    <w:tmpl w:val="F23EC5E2"/>
    <w:lvl w:ilvl="0" w:tplc="B8B0C6AE">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7" w15:restartNumberingAfterBreak="0">
    <w:nsid w:val="5C1E45E8"/>
    <w:multiLevelType w:val="multilevel"/>
    <w:tmpl w:val="5B9E158E"/>
    <w:styleLink w:val="1"/>
    <w:lvl w:ilvl="0">
      <w:start w:val="1"/>
      <w:numFmt w:val="decimal"/>
      <w:lvlText w:val="%1."/>
      <w:legacy w:legacy="1" w:legacySpace="144" w:legacyIndent="0"/>
      <w:lvlJc w:val="left"/>
    </w:lvl>
    <w:lvl w:ilvl="1">
      <w:start w:val="1"/>
      <w:numFmt w:val="decimal"/>
      <w:lvlText w:val="%1.%2"/>
      <w:legacy w:legacy="1" w:legacySpace="144" w:legacyIndent="0"/>
      <w:lvlJc w:val="left"/>
      <w:rPr>
        <w:sz w:val="28"/>
      </w:rPr>
    </w:lvl>
    <w:lvl w:ilvl="2">
      <w:start w:val="1"/>
      <w:numFmt w:val="decimal"/>
      <w:lvlText w:val="%1.%2.%3"/>
      <w:legacy w:legacy="1" w:legacySpace="144" w:legacyIndent="0"/>
      <w:lvlJc w:val="left"/>
      <w:rPr>
        <w:rFonts w:ascii="Times New Roman" w:hAnsi="Times New Roman"/>
        <w:sz w:val="28"/>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num w:numId="1">
    <w:abstractNumId w:val="16"/>
  </w:num>
  <w:num w:numId="2">
    <w:abstractNumId w:val="0"/>
  </w:num>
  <w:num w:numId="3">
    <w:abstractNumId w:val="17"/>
  </w:num>
  <w:num w:numId="4">
    <w:abstractNumId w:val="5"/>
  </w:num>
  <w:num w:numId="5">
    <w:abstractNumId w:val="14"/>
  </w:num>
  <w:num w:numId="6">
    <w:abstractNumId w:val="4"/>
  </w:num>
  <w:num w:numId="7">
    <w:abstractNumId w:val="10"/>
  </w:num>
  <w:num w:numId="8">
    <w:abstractNumId w:val="13"/>
  </w:num>
  <w:num w:numId="9">
    <w:abstractNumId w:val="9"/>
  </w:num>
  <w:num w:numId="10">
    <w:abstractNumId w:val="8"/>
  </w:num>
  <w:num w:numId="11">
    <w:abstractNumId w:val="2"/>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7"/>
  </w:num>
  <w:num w:numId="16">
    <w:abstractNumId w:val="15"/>
  </w:num>
  <w:num w:numId="17">
    <w:abstractNumId w:val="3"/>
  </w:num>
  <w:num w:numId="18">
    <w:abstractNumId w:val="6"/>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СНВ">
    <w15:presenceInfo w15:providerId="None" w15:userId="СНВ"/>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665"/>
    <w:rsid w:val="00094B7F"/>
    <w:rsid w:val="0009644B"/>
    <w:rsid w:val="000969C1"/>
    <w:rsid w:val="000A3C2B"/>
    <w:rsid w:val="000E7555"/>
    <w:rsid w:val="000F1099"/>
    <w:rsid w:val="00106DFF"/>
    <w:rsid w:val="00142C06"/>
    <w:rsid w:val="001851D1"/>
    <w:rsid w:val="001867A7"/>
    <w:rsid w:val="001B241B"/>
    <w:rsid w:val="001C4350"/>
    <w:rsid w:val="001E394D"/>
    <w:rsid w:val="00210264"/>
    <w:rsid w:val="00252CCC"/>
    <w:rsid w:val="00272C86"/>
    <w:rsid w:val="00286A17"/>
    <w:rsid w:val="00371E10"/>
    <w:rsid w:val="003A1BA2"/>
    <w:rsid w:val="004834F8"/>
    <w:rsid w:val="00492773"/>
    <w:rsid w:val="00571F11"/>
    <w:rsid w:val="00577363"/>
    <w:rsid w:val="005E2711"/>
    <w:rsid w:val="00602665"/>
    <w:rsid w:val="0062706E"/>
    <w:rsid w:val="006320CD"/>
    <w:rsid w:val="006A03E1"/>
    <w:rsid w:val="006B5C87"/>
    <w:rsid w:val="006E65E4"/>
    <w:rsid w:val="006F0CB3"/>
    <w:rsid w:val="00760360"/>
    <w:rsid w:val="007B564E"/>
    <w:rsid w:val="007D71D7"/>
    <w:rsid w:val="00812DA1"/>
    <w:rsid w:val="00844E07"/>
    <w:rsid w:val="008C07FA"/>
    <w:rsid w:val="008C237B"/>
    <w:rsid w:val="008E6EBC"/>
    <w:rsid w:val="008F588D"/>
    <w:rsid w:val="009078C4"/>
    <w:rsid w:val="00914E1B"/>
    <w:rsid w:val="0093444A"/>
    <w:rsid w:val="00954BA5"/>
    <w:rsid w:val="00967B9F"/>
    <w:rsid w:val="00980FBC"/>
    <w:rsid w:val="00996DEA"/>
    <w:rsid w:val="009D0928"/>
    <w:rsid w:val="009E2119"/>
    <w:rsid w:val="009F4ECD"/>
    <w:rsid w:val="00A4445A"/>
    <w:rsid w:val="00A65D17"/>
    <w:rsid w:val="00A716D0"/>
    <w:rsid w:val="00A75FE5"/>
    <w:rsid w:val="00AB01EB"/>
    <w:rsid w:val="00B35B7C"/>
    <w:rsid w:val="00B3706B"/>
    <w:rsid w:val="00BB51EA"/>
    <w:rsid w:val="00BB6D07"/>
    <w:rsid w:val="00BE4A59"/>
    <w:rsid w:val="00C01E5F"/>
    <w:rsid w:val="00C20EA6"/>
    <w:rsid w:val="00C972A0"/>
    <w:rsid w:val="00D0088D"/>
    <w:rsid w:val="00D24747"/>
    <w:rsid w:val="00D279DB"/>
    <w:rsid w:val="00D651B9"/>
    <w:rsid w:val="00D66A1B"/>
    <w:rsid w:val="00D941EF"/>
    <w:rsid w:val="00DE75E2"/>
    <w:rsid w:val="00DF136D"/>
    <w:rsid w:val="00E45951"/>
    <w:rsid w:val="00E74A6E"/>
    <w:rsid w:val="00E85419"/>
    <w:rsid w:val="00EA04DF"/>
    <w:rsid w:val="00ED1C47"/>
    <w:rsid w:val="00F0165F"/>
    <w:rsid w:val="00F07328"/>
    <w:rsid w:val="00F42869"/>
    <w:rsid w:val="00F46425"/>
    <w:rsid w:val="00F663D3"/>
    <w:rsid w:val="00F72598"/>
    <w:rsid w:val="00FB1500"/>
    <w:rsid w:val="00FB4E2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FA1BC"/>
  <w15:chartTrackingRefBased/>
  <w15:docId w15:val="{46F3E173-87F7-4992-99FE-17BE43D88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969C1"/>
    <w:pPr>
      <w:spacing w:after="0" w:line="360" w:lineRule="auto"/>
      <w:ind w:firstLine="709"/>
      <w:jc w:val="both"/>
    </w:pPr>
    <w:rPr>
      <w:rFonts w:ascii="Times New Roman" w:eastAsia="Times New Roman" w:hAnsi="Times New Roman" w:cs="Times New Roman"/>
      <w:sz w:val="28"/>
      <w:szCs w:val="20"/>
      <w:lang w:eastAsia="en-US"/>
    </w:rPr>
  </w:style>
  <w:style w:type="paragraph" w:styleId="10">
    <w:name w:val="heading 1"/>
    <w:basedOn w:val="a"/>
    <w:next w:val="a"/>
    <w:link w:val="11"/>
    <w:qFormat/>
    <w:rsid w:val="000969C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nhideWhenUsed/>
    <w:qFormat/>
    <w:rsid w:val="008C07F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nhideWhenUsed/>
    <w:qFormat/>
    <w:rsid w:val="008C07FA"/>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10"/>
    <w:next w:val="a"/>
    <w:link w:val="40"/>
    <w:qFormat/>
    <w:rsid w:val="008C07FA"/>
    <w:pPr>
      <w:keepLines w:val="0"/>
      <w:spacing w:before="120" w:after="60"/>
      <w:ind w:firstLine="0"/>
      <w:jc w:val="center"/>
      <w:outlineLvl w:val="3"/>
    </w:pPr>
    <w:rPr>
      <w:rFonts w:ascii="Times New Roman" w:eastAsia="Times New Roman" w:hAnsi="Times New Roman" w:cs="Times New Roman"/>
      <w:b/>
      <w:color w:val="auto"/>
      <w:sz w:val="20"/>
      <w:szCs w:val="20"/>
    </w:rPr>
  </w:style>
  <w:style w:type="paragraph" w:styleId="5">
    <w:name w:val="heading 5"/>
    <w:basedOn w:val="a"/>
    <w:next w:val="a"/>
    <w:link w:val="50"/>
    <w:qFormat/>
    <w:rsid w:val="008C07FA"/>
    <w:pPr>
      <w:spacing w:before="240" w:after="60"/>
      <w:ind w:firstLine="0"/>
      <w:outlineLvl w:val="4"/>
    </w:pPr>
    <w:rPr>
      <w:sz w:val="22"/>
    </w:rPr>
  </w:style>
  <w:style w:type="paragraph" w:styleId="6">
    <w:name w:val="heading 6"/>
    <w:basedOn w:val="a"/>
    <w:next w:val="a"/>
    <w:link w:val="60"/>
    <w:qFormat/>
    <w:rsid w:val="008C07FA"/>
    <w:pPr>
      <w:spacing w:before="240" w:after="60"/>
      <w:ind w:firstLine="0"/>
      <w:outlineLvl w:val="5"/>
    </w:pPr>
    <w:rPr>
      <w:i/>
      <w:sz w:val="22"/>
    </w:rPr>
  </w:style>
  <w:style w:type="paragraph" w:styleId="7">
    <w:name w:val="heading 7"/>
    <w:basedOn w:val="a"/>
    <w:next w:val="a"/>
    <w:link w:val="70"/>
    <w:qFormat/>
    <w:rsid w:val="008C07FA"/>
    <w:pPr>
      <w:spacing w:before="240" w:after="60"/>
      <w:ind w:firstLine="0"/>
      <w:outlineLvl w:val="6"/>
    </w:pPr>
  </w:style>
  <w:style w:type="paragraph" w:styleId="8">
    <w:name w:val="heading 8"/>
    <w:basedOn w:val="a"/>
    <w:next w:val="a"/>
    <w:link w:val="80"/>
    <w:qFormat/>
    <w:rsid w:val="008C07FA"/>
    <w:pPr>
      <w:spacing w:before="240" w:after="60"/>
      <w:ind w:firstLine="0"/>
      <w:outlineLvl w:val="7"/>
    </w:pPr>
    <w:rPr>
      <w:i/>
    </w:rPr>
  </w:style>
  <w:style w:type="paragraph" w:styleId="9">
    <w:name w:val="heading 9"/>
    <w:basedOn w:val="a"/>
    <w:next w:val="a"/>
    <w:link w:val="90"/>
    <w:qFormat/>
    <w:rsid w:val="008C07FA"/>
    <w:pPr>
      <w:spacing w:before="240" w:after="60"/>
      <w:ind w:firstLine="0"/>
      <w:outlineLvl w:val="8"/>
    </w:pPr>
    <w:rPr>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969C1"/>
    <w:pPr>
      <w:tabs>
        <w:tab w:val="center" w:pos="4677"/>
        <w:tab w:val="right" w:pos="9355"/>
      </w:tabs>
      <w:spacing w:line="240" w:lineRule="auto"/>
    </w:pPr>
  </w:style>
  <w:style w:type="character" w:customStyle="1" w:styleId="a4">
    <w:name w:val="Верхний колонтитул Знак"/>
    <w:basedOn w:val="a0"/>
    <w:link w:val="a3"/>
    <w:uiPriority w:val="99"/>
    <w:rsid w:val="000969C1"/>
    <w:rPr>
      <w:rFonts w:ascii="Times New Roman" w:eastAsia="Times New Roman" w:hAnsi="Times New Roman" w:cs="Times New Roman"/>
      <w:sz w:val="28"/>
      <w:szCs w:val="20"/>
      <w:lang w:eastAsia="en-US"/>
    </w:rPr>
  </w:style>
  <w:style w:type="paragraph" w:styleId="a5">
    <w:name w:val="footer"/>
    <w:basedOn w:val="a"/>
    <w:link w:val="a6"/>
    <w:uiPriority w:val="99"/>
    <w:unhideWhenUsed/>
    <w:rsid w:val="000969C1"/>
    <w:pPr>
      <w:tabs>
        <w:tab w:val="center" w:pos="4677"/>
        <w:tab w:val="right" w:pos="9355"/>
      </w:tabs>
      <w:spacing w:line="240" w:lineRule="auto"/>
    </w:pPr>
  </w:style>
  <w:style w:type="character" w:customStyle="1" w:styleId="a6">
    <w:name w:val="Нижний колонтитул Знак"/>
    <w:basedOn w:val="a0"/>
    <w:link w:val="a5"/>
    <w:uiPriority w:val="99"/>
    <w:rsid w:val="000969C1"/>
    <w:rPr>
      <w:rFonts w:ascii="Times New Roman" w:eastAsia="Times New Roman" w:hAnsi="Times New Roman" w:cs="Times New Roman"/>
      <w:sz w:val="28"/>
      <w:szCs w:val="20"/>
      <w:lang w:eastAsia="en-US"/>
    </w:rPr>
  </w:style>
  <w:style w:type="character" w:customStyle="1" w:styleId="11">
    <w:name w:val="Заголовок 1 Знак"/>
    <w:basedOn w:val="a0"/>
    <w:link w:val="10"/>
    <w:rsid w:val="000969C1"/>
    <w:rPr>
      <w:rFonts w:asciiTheme="majorHAnsi" w:eastAsiaTheme="majorEastAsia" w:hAnsiTheme="majorHAnsi" w:cstheme="majorBidi"/>
      <w:color w:val="2F5496" w:themeColor="accent1" w:themeShade="BF"/>
      <w:sz w:val="32"/>
      <w:szCs w:val="32"/>
      <w:lang w:eastAsia="en-US"/>
    </w:rPr>
  </w:style>
  <w:style w:type="paragraph" w:styleId="a7">
    <w:name w:val="TOC Heading"/>
    <w:basedOn w:val="10"/>
    <w:next w:val="a"/>
    <w:uiPriority w:val="39"/>
    <w:unhideWhenUsed/>
    <w:qFormat/>
    <w:rsid w:val="000969C1"/>
    <w:pPr>
      <w:spacing w:line="259" w:lineRule="auto"/>
      <w:ind w:firstLine="0"/>
      <w:jc w:val="left"/>
      <w:outlineLvl w:val="9"/>
    </w:pPr>
    <w:rPr>
      <w:lang w:eastAsia="zh-CN"/>
    </w:rPr>
  </w:style>
  <w:style w:type="paragraph" w:customStyle="1" w:styleId="a8">
    <w:name w:val="Заголовок без циферки"/>
    <w:basedOn w:val="a9"/>
    <w:link w:val="aa"/>
    <w:qFormat/>
    <w:rsid w:val="000969C1"/>
    <w:pPr>
      <w:spacing w:before="120" w:after="60" w:line="360" w:lineRule="auto"/>
      <w:ind w:firstLine="0"/>
      <w:contextualSpacing w:val="0"/>
      <w:jc w:val="center"/>
      <w:outlineLvl w:val="0"/>
    </w:pPr>
    <w:rPr>
      <w:rFonts w:ascii="Times New Roman" w:eastAsia="Times New Roman" w:hAnsi="Times New Roman" w:cs="Times New Roman"/>
      <w:b/>
      <w:sz w:val="28"/>
      <w:szCs w:val="20"/>
    </w:rPr>
  </w:style>
  <w:style w:type="character" w:customStyle="1" w:styleId="aa">
    <w:name w:val="Заголовок без циферки Знак"/>
    <w:basedOn w:val="ab"/>
    <w:link w:val="a8"/>
    <w:rsid w:val="000969C1"/>
    <w:rPr>
      <w:rFonts w:ascii="Times New Roman" w:eastAsia="Times New Roman" w:hAnsi="Times New Roman" w:cs="Times New Roman"/>
      <w:b/>
      <w:spacing w:val="-10"/>
      <w:kern w:val="28"/>
      <w:sz w:val="28"/>
      <w:szCs w:val="20"/>
      <w:lang w:eastAsia="en-US"/>
    </w:rPr>
  </w:style>
  <w:style w:type="paragraph" w:customStyle="1" w:styleId="22">
    <w:name w:val="Обычный2"/>
    <w:basedOn w:val="a"/>
    <w:link w:val="NORMAL"/>
    <w:qFormat/>
    <w:rsid w:val="000969C1"/>
    <w:pPr>
      <w:spacing w:before="60"/>
      <w:ind w:firstLine="851"/>
      <w:jc w:val="left"/>
    </w:pPr>
    <w:rPr>
      <w:szCs w:val="28"/>
      <w:lang w:eastAsia="ru-RU"/>
    </w:rPr>
  </w:style>
  <w:style w:type="character" w:customStyle="1" w:styleId="NORMAL">
    <w:name w:val="NORMAL Знак"/>
    <w:basedOn w:val="a0"/>
    <w:link w:val="22"/>
    <w:rsid w:val="000969C1"/>
    <w:rPr>
      <w:rFonts w:ascii="Times New Roman" w:eastAsia="Times New Roman" w:hAnsi="Times New Roman" w:cs="Times New Roman"/>
      <w:sz w:val="28"/>
      <w:szCs w:val="28"/>
      <w:lang w:eastAsia="ru-RU"/>
    </w:rPr>
  </w:style>
  <w:style w:type="paragraph" w:styleId="a9">
    <w:name w:val="Title"/>
    <w:basedOn w:val="a"/>
    <w:next w:val="a"/>
    <w:link w:val="ab"/>
    <w:qFormat/>
    <w:rsid w:val="000969C1"/>
    <w:pPr>
      <w:spacing w:line="240" w:lineRule="auto"/>
      <w:contextualSpacing/>
    </w:pPr>
    <w:rPr>
      <w:rFonts w:asciiTheme="majorHAnsi" w:eastAsiaTheme="majorEastAsia" w:hAnsiTheme="majorHAnsi" w:cstheme="majorBidi"/>
      <w:spacing w:val="-10"/>
      <w:kern w:val="28"/>
      <w:sz w:val="56"/>
      <w:szCs w:val="56"/>
    </w:rPr>
  </w:style>
  <w:style w:type="character" w:customStyle="1" w:styleId="ab">
    <w:name w:val="Заголовок Знак"/>
    <w:basedOn w:val="a0"/>
    <w:link w:val="a9"/>
    <w:rsid w:val="000969C1"/>
    <w:rPr>
      <w:rFonts w:asciiTheme="majorHAnsi" w:eastAsiaTheme="majorEastAsia" w:hAnsiTheme="majorHAnsi" w:cstheme="majorBidi"/>
      <w:spacing w:val="-10"/>
      <w:kern w:val="28"/>
      <w:sz w:val="56"/>
      <w:szCs w:val="56"/>
      <w:lang w:eastAsia="en-US"/>
    </w:rPr>
  </w:style>
  <w:style w:type="paragraph" w:styleId="12">
    <w:name w:val="toc 1"/>
    <w:basedOn w:val="a"/>
    <w:next w:val="a"/>
    <w:autoRedefine/>
    <w:uiPriority w:val="39"/>
    <w:unhideWhenUsed/>
    <w:qFormat/>
    <w:rsid w:val="008C07FA"/>
    <w:pPr>
      <w:spacing w:after="100"/>
    </w:pPr>
  </w:style>
  <w:style w:type="character" w:styleId="ac">
    <w:name w:val="Hyperlink"/>
    <w:basedOn w:val="a0"/>
    <w:uiPriority w:val="99"/>
    <w:unhideWhenUsed/>
    <w:rsid w:val="008C07FA"/>
    <w:rPr>
      <w:color w:val="0563C1" w:themeColor="hyperlink"/>
      <w:u w:val="single"/>
    </w:rPr>
  </w:style>
  <w:style w:type="character" w:customStyle="1" w:styleId="21">
    <w:name w:val="Заголовок 2 Знак"/>
    <w:basedOn w:val="a0"/>
    <w:link w:val="20"/>
    <w:rsid w:val="008C07FA"/>
    <w:rPr>
      <w:rFonts w:asciiTheme="majorHAnsi" w:eastAsiaTheme="majorEastAsia" w:hAnsiTheme="majorHAnsi" w:cstheme="majorBidi"/>
      <w:color w:val="2F5496" w:themeColor="accent1" w:themeShade="BF"/>
      <w:sz w:val="26"/>
      <w:szCs w:val="26"/>
      <w:lang w:eastAsia="en-US"/>
    </w:rPr>
  </w:style>
  <w:style w:type="character" w:customStyle="1" w:styleId="30">
    <w:name w:val="Заголовок 3 Знак"/>
    <w:basedOn w:val="a0"/>
    <w:link w:val="3"/>
    <w:rsid w:val="008C07FA"/>
    <w:rPr>
      <w:rFonts w:asciiTheme="majorHAnsi" w:eastAsiaTheme="majorEastAsia" w:hAnsiTheme="majorHAnsi" w:cstheme="majorBidi"/>
      <w:color w:val="1F3763" w:themeColor="accent1" w:themeShade="7F"/>
      <w:sz w:val="24"/>
      <w:szCs w:val="24"/>
      <w:lang w:eastAsia="en-US"/>
    </w:rPr>
  </w:style>
  <w:style w:type="character" w:customStyle="1" w:styleId="40">
    <w:name w:val="Заголовок 4 Знак"/>
    <w:basedOn w:val="a0"/>
    <w:link w:val="4"/>
    <w:rsid w:val="008C07FA"/>
    <w:rPr>
      <w:rFonts w:ascii="Times New Roman" w:eastAsia="Times New Roman" w:hAnsi="Times New Roman" w:cs="Times New Roman"/>
      <w:b/>
      <w:sz w:val="20"/>
      <w:szCs w:val="20"/>
      <w:lang w:eastAsia="en-US"/>
    </w:rPr>
  </w:style>
  <w:style w:type="character" w:customStyle="1" w:styleId="50">
    <w:name w:val="Заголовок 5 Знак"/>
    <w:basedOn w:val="a0"/>
    <w:link w:val="5"/>
    <w:rsid w:val="008C07FA"/>
    <w:rPr>
      <w:rFonts w:ascii="Times New Roman" w:eastAsia="Times New Roman" w:hAnsi="Times New Roman" w:cs="Times New Roman"/>
      <w:szCs w:val="20"/>
      <w:lang w:eastAsia="en-US"/>
    </w:rPr>
  </w:style>
  <w:style w:type="character" w:customStyle="1" w:styleId="60">
    <w:name w:val="Заголовок 6 Знак"/>
    <w:basedOn w:val="a0"/>
    <w:link w:val="6"/>
    <w:rsid w:val="008C07FA"/>
    <w:rPr>
      <w:rFonts w:ascii="Times New Roman" w:eastAsia="Times New Roman" w:hAnsi="Times New Roman" w:cs="Times New Roman"/>
      <w:i/>
      <w:szCs w:val="20"/>
      <w:lang w:eastAsia="en-US"/>
    </w:rPr>
  </w:style>
  <w:style w:type="character" w:customStyle="1" w:styleId="70">
    <w:name w:val="Заголовок 7 Знак"/>
    <w:basedOn w:val="a0"/>
    <w:link w:val="7"/>
    <w:rsid w:val="008C07FA"/>
    <w:rPr>
      <w:rFonts w:ascii="Times New Roman" w:eastAsia="Times New Roman" w:hAnsi="Times New Roman" w:cs="Times New Roman"/>
      <w:sz w:val="28"/>
      <w:szCs w:val="20"/>
      <w:lang w:eastAsia="en-US"/>
    </w:rPr>
  </w:style>
  <w:style w:type="character" w:customStyle="1" w:styleId="80">
    <w:name w:val="Заголовок 8 Знак"/>
    <w:basedOn w:val="a0"/>
    <w:link w:val="8"/>
    <w:rsid w:val="008C07FA"/>
    <w:rPr>
      <w:rFonts w:ascii="Times New Roman" w:eastAsia="Times New Roman" w:hAnsi="Times New Roman" w:cs="Times New Roman"/>
      <w:i/>
      <w:sz w:val="28"/>
      <w:szCs w:val="20"/>
      <w:lang w:eastAsia="en-US"/>
    </w:rPr>
  </w:style>
  <w:style w:type="character" w:customStyle="1" w:styleId="90">
    <w:name w:val="Заголовок 9 Знак"/>
    <w:basedOn w:val="a0"/>
    <w:link w:val="9"/>
    <w:rsid w:val="008C07FA"/>
    <w:rPr>
      <w:rFonts w:ascii="Times New Roman" w:eastAsia="Times New Roman" w:hAnsi="Times New Roman" w:cs="Times New Roman"/>
      <w:b/>
      <w:i/>
      <w:sz w:val="18"/>
      <w:szCs w:val="20"/>
      <w:lang w:eastAsia="en-US"/>
    </w:rPr>
  </w:style>
  <w:style w:type="paragraph" w:customStyle="1" w:styleId="Paragraph2">
    <w:name w:val="Paragraph2"/>
    <w:basedOn w:val="a"/>
    <w:rsid w:val="008C07FA"/>
    <w:pPr>
      <w:spacing w:before="80"/>
      <w:ind w:left="720"/>
    </w:pPr>
    <w:rPr>
      <w:color w:val="000000"/>
      <w:lang w:val="en-AU"/>
    </w:rPr>
  </w:style>
  <w:style w:type="paragraph" w:styleId="ad">
    <w:name w:val="Subtitle"/>
    <w:basedOn w:val="a"/>
    <w:link w:val="ae"/>
    <w:qFormat/>
    <w:rsid w:val="008C07FA"/>
    <w:pPr>
      <w:spacing w:after="60"/>
      <w:jc w:val="center"/>
    </w:pPr>
    <w:rPr>
      <w:rFonts w:ascii="Arial" w:hAnsi="Arial"/>
      <w:i/>
      <w:sz w:val="36"/>
      <w:lang w:val="en-AU"/>
    </w:rPr>
  </w:style>
  <w:style w:type="character" w:customStyle="1" w:styleId="ae">
    <w:name w:val="Подзаголовок Знак"/>
    <w:basedOn w:val="a0"/>
    <w:link w:val="ad"/>
    <w:rsid w:val="008C07FA"/>
    <w:rPr>
      <w:rFonts w:ascii="Arial" w:eastAsia="Times New Roman" w:hAnsi="Arial" w:cs="Times New Roman"/>
      <w:i/>
      <w:sz w:val="36"/>
      <w:szCs w:val="20"/>
      <w:lang w:val="en-AU" w:eastAsia="en-US"/>
    </w:rPr>
  </w:style>
  <w:style w:type="paragraph" w:styleId="af">
    <w:name w:val="Normal Indent"/>
    <w:basedOn w:val="a"/>
    <w:rsid w:val="008C07FA"/>
    <w:pPr>
      <w:ind w:left="900" w:hanging="900"/>
    </w:pPr>
  </w:style>
  <w:style w:type="paragraph" w:styleId="23">
    <w:name w:val="toc 2"/>
    <w:basedOn w:val="a"/>
    <w:next w:val="a"/>
    <w:uiPriority w:val="39"/>
    <w:qFormat/>
    <w:rsid w:val="008C07FA"/>
    <w:pPr>
      <w:ind w:left="280"/>
      <w:jc w:val="left"/>
    </w:pPr>
    <w:rPr>
      <w:rFonts w:ascii="Calibri" w:hAnsi="Calibri"/>
      <w:smallCaps/>
      <w:sz w:val="20"/>
    </w:rPr>
  </w:style>
  <w:style w:type="paragraph" w:styleId="31">
    <w:name w:val="toc 3"/>
    <w:basedOn w:val="a"/>
    <w:next w:val="a"/>
    <w:link w:val="32"/>
    <w:uiPriority w:val="39"/>
    <w:qFormat/>
    <w:rsid w:val="008C07FA"/>
    <w:pPr>
      <w:ind w:left="560"/>
      <w:jc w:val="left"/>
    </w:pPr>
    <w:rPr>
      <w:rFonts w:ascii="Calibri" w:hAnsi="Calibri"/>
      <w:i/>
      <w:iCs/>
      <w:sz w:val="20"/>
    </w:rPr>
  </w:style>
  <w:style w:type="character" w:styleId="af0">
    <w:name w:val="page number"/>
    <w:basedOn w:val="a0"/>
    <w:rsid w:val="008C07FA"/>
  </w:style>
  <w:style w:type="paragraph" w:customStyle="1" w:styleId="MainTitle">
    <w:name w:val="Main Title"/>
    <w:basedOn w:val="a"/>
    <w:rsid w:val="008C07FA"/>
    <w:pPr>
      <w:spacing w:before="480" w:after="60" w:line="240" w:lineRule="auto"/>
      <w:jc w:val="center"/>
    </w:pPr>
    <w:rPr>
      <w:rFonts w:ascii="Arial" w:hAnsi="Arial"/>
      <w:b/>
      <w:kern w:val="28"/>
      <w:sz w:val="32"/>
    </w:rPr>
  </w:style>
  <w:style w:type="paragraph" w:customStyle="1" w:styleId="Bullet1">
    <w:name w:val="Bullet1"/>
    <w:basedOn w:val="a"/>
    <w:rsid w:val="008C07FA"/>
    <w:pPr>
      <w:ind w:left="720" w:hanging="432"/>
    </w:pPr>
  </w:style>
  <w:style w:type="paragraph" w:customStyle="1" w:styleId="Tabletext">
    <w:name w:val="Tabletext"/>
    <w:basedOn w:val="a"/>
    <w:rsid w:val="008C07FA"/>
    <w:pPr>
      <w:keepLines/>
      <w:spacing w:after="120"/>
    </w:pPr>
  </w:style>
  <w:style w:type="paragraph" w:styleId="af1">
    <w:name w:val="Body Text"/>
    <w:basedOn w:val="a"/>
    <w:link w:val="af2"/>
    <w:rsid w:val="008C07FA"/>
    <w:pPr>
      <w:keepLines/>
      <w:spacing w:line="30" w:lineRule="atLeast"/>
      <w:ind w:firstLine="357"/>
    </w:pPr>
    <w:rPr>
      <w:lang w:val="en-US"/>
    </w:rPr>
  </w:style>
  <w:style w:type="character" w:customStyle="1" w:styleId="af2">
    <w:name w:val="Основной текст Знак"/>
    <w:basedOn w:val="a0"/>
    <w:link w:val="af1"/>
    <w:rsid w:val="008C07FA"/>
    <w:rPr>
      <w:rFonts w:ascii="Times New Roman" w:eastAsia="Times New Roman" w:hAnsi="Times New Roman" w:cs="Times New Roman"/>
      <w:sz w:val="28"/>
      <w:szCs w:val="20"/>
      <w:lang w:val="en-US" w:eastAsia="en-US"/>
    </w:rPr>
  </w:style>
  <w:style w:type="paragraph" w:customStyle="1" w:styleId="Bullet2">
    <w:name w:val="Bullet2"/>
    <w:basedOn w:val="a"/>
    <w:rsid w:val="008C07FA"/>
    <w:pPr>
      <w:ind w:left="1440" w:hanging="360"/>
    </w:pPr>
    <w:rPr>
      <w:color w:val="000080"/>
    </w:rPr>
  </w:style>
  <w:style w:type="paragraph" w:styleId="af3">
    <w:name w:val="Document Map"/>
    <w:basedOn w:val="a"/>
    <w:link w:val="af4"/>
    <w:semiHidden/>
    <w:rsid w:val="008C07FA"/>
    <w:pPr>
      <w:shd w:val="clear" w:color="auto" w:fill="000080"/>
    </w:pPr>
    <w:rPr>
      <w:rFonts w:ascii="Tahoma" w:hAnsi="Tahoma"/>
    </w:rPr>
  </w:style>
  <w:style w:type="character" w:customStyle="1" w:styleId="af4">
    <w:name w:val="Схема документа Знак"/>
    <w:basedOn w:val="a0"/>
    <w:link w:val="af3"/>
    <w:semiHidden/>
    <w:rsid w:val="008C07FA"/>
    <w:rPr>
      <w:rFonts w:ascii="Tahoma" w:eastAsia="Times New Roman" w:hAnsi="Tahoma" w:cs="Times New Roman"/>
      <w:sz w:val="28"/>
      <w:szCs w:val="20"/>
      <w:shd w:val="clear" w:color="auto" w:fill="000080"/>
      <w:lang w:eastAsia="en-US"/>
    </w:rPr>
  </w:style>
  <w:style w:type="character" w:styleId="af5">
    <w:name w:val="footnote reference"/>
    <w:semiHidden/>
    <w:rsid w:val="008C07FA"/>
    <w:rPr>
      <w:sz w:val="20"/>
      <w:vertAlign w:val="superscript"/>
    </w:rPr>
  </w:style>
  <w:style w:type="paragraph" w:styleId="af6">
    <w:name w:val="footnote text"/>
    <w:basedOn w:val="a"/>
    <w:link w:val="af7"/>
    <w:semiHidden/>
    <w:rsid w:val="008C07FA"/>
    <w:pPr>
      <w:keepNext/>
      <w:keepLines/>
      <w:pBdr>
        <w:bottom w:val="single" w:sz="6" w:space="0" w:color="000000"/>
      </w:pBdr>
      <w:spacing w:before="40" w:after="40"/>
      <w:ind w:left="360" w:hanging="360"/>
    </w:pPr>
    <w:rPr>
      <w:rFonts w:ascii="Helvetica" w:hAnsi="Helvetica"/>
      <w:sz w:val="16"/>
    </w:rPr>
  </w:style>
  <w:style w:type="character" w:customStyle="1" w:styleId="af7">
    <w:name w:val="Текст сноски Знак"/>
    <w:basedOn w:val="a0"/>
    <w:link w:val="af6"/>
    <w:semiHidden/>
    <w:rsid w:val="008C07FA"/>
    <w:rPr>
      <w:rFonts w:ascii="Helvetica" w:eastAsia="Times New Roman" w:hAnsi="Helvetica" w:cs="Times New Roman"/>
      <w:sz w:val="16"/>
      <w:szCs w:val="20"/>
      <w:lang w:eastAsia="en-US"/>
    </w:rPr>
  </w:style>
  <w:style w:type="paragraph" w:customStyle="1" w:styleId="Paragraph1">
    <w:name w:val="Paragraph1"/>
    <w:basedOn w:val="a"/>
    <w:rsid w:val="008C07FA"/>
    <w:pPr>
      <w:spacing w:before="80" w:line="240" w:lineRule="auto"/>
    </w:pPr>
  </w:style>
  <w:style w:type="paragraph" w:customStyle="1" w:styleId="Paragraph3">
    <w:name w:val="Paragraph3"/>
    <w:basedOn w:val="a"/>
    <w:rsid w:val="008C07FA"/>
    <w:pPr>
      <w:spacing w:before="80" w:line="240" w:lineRule="auto"/>
      <w:ind w:left="1530"/>
    </w:pPr>
  </w:style>
  <w:style w:type="paragraph" w:customStyle="1" w:styleId="Paragraph4">
    <w:name w:val="Paragraph4"/>
    <w:basedOn w:val="a"/>
    <w:rsid w:val="008C07FA"/>
    <w:pPr>
      <w:spacing w:before="80" w:line="240" w:lineRule="auto"/>
      <w:ind w:left="2250"/>
    </w:pPr>
  </w:style>
  <w:style w:type="paragraph" w:styleId="41">
    <w:name w:val="toc 4"/>
    <w:basedOn w:val="a"/>
    <w:next w:val="a"/>
    <w:semiHidden/>
    <w:rsid w:val="008C07FA"/>
    <w:pPr>
      <w:ind w:left="840"/>
      <w:jc w:val="left"/>
    </w:pPr>
    <w:rPr>
      <w:rFonts w:ascii="Calibri" w:hAnsi="Calibri"/>
      <w:sz w:val="18"/>
      <w:szCs w:val="18"/>
    </w:rPr>
  </w:style>
  <w:style w:type="paragraph" w:styleId="51">
    <w:name w:val="toc 5"/>
    <w:basedOn w:val="a"/>
    <w:next w:val="a"/>
    <w:semiHidden/>
    <w:rsid w:val="008C07FA"/>
    <w:pPr>
      <w:ind w:left="1120"/>
      <w:jc w:val="left"/>
    </w:pPr>
    <w:rPr>
      <w:rFonts w:ascii="Calibri" w:hAnsi="Calibri"/>
      <w:sz w:val="18"/>
      <w:szCs w:val="18"/>
    </w:rPr>
  </w:style>
  <w:style w:type="paragraph" w:styleId="61">
    <w:name w:val="toc 6"/>
    <w:basedOn w:val="a"/>
    <w:next w:val="a"/>
    <w:semiHidden/>
    <w:rsid w:val="008C07FA"/>
    <w:pPr>
      <w:ind w:left="1400"/>
      <w:jc w:val="left"/>
    </w:pPr>
    <w:rPr>
      <w:rFonts w:ascii="Calibri" w:hAnsi="Calibri"/>
      <w:sz w:val="18"/>
      <w:szCs w:val="18"/>
    </w:rPr>
  </w:style>
  <w:style w:type="paragraph" w:styleId="71">
    <w:name w:val="toc 7"/>
    <w:basedOn w:val="a"/>
    <w:next w:val="a"/>
    <w:semiHidden/>
    <w:rsid w:val="008C07FA"/>
    <w:pPr>
      <w:ind w:left="1680"/>
      <w:jc w:val="left"/>
    </w:pPr>
    <w:rPr>
      <w:rFonts w:ascii="Calibri" w:hAnsi="Calibri"/>
      <w:sz w:val="18"/>
      <w:szCs w:val="18"/>
    </w:rPr>
  </w:style>
  <w:style w:type="paragraph" w:styleId="81">
    <w:name w:val="toc 8"/>
    <w:basedOn w:val="a"/>
    <w:next w:val="a"/>
    <w:semiHidden/>
    <w:rsid w:val="008C07FA"/>
    <w:pPr>
      <w:ind w:left="1960"/>
      <w:jc w:val="left"/>
    </w:pPr>
    <w:rPr>
      <w:rFonts w:ascii="Calibri" w:hAnsi="Calibri"/>
      <w:sz w:val="18"/>
      <w:szCs w:val="18"/>
    </w:rPr>
  </w:style>
  <w:style w:type="paragraph" w:styleId="91">
    <w:name w:val="toc 9"/>
    <w:basedOn w:val="a"/>
    <w:next w:val="a"/>
    <w:semiHidden/>
    <w:rsid w:val="008C07FA"/>
    <w:pPr>
      <w:ind w:left="2240"/>
      <w:jc w:val="left"/>
    </w:pPr>
    <w:rPr>
      <w:rFonts w:ascii="Calibri" w:hAnsi="Calibri"/>
      <w:sz w:val="18"/>
      <w:szCs w:val="18"/>
    </w:rPr>
  </w:style>
  <w:style w:type="paragraph" w:styleId="24">
    <w:name w:val="Body Text 2"/>
    <w:basedOn w:val="a"/>
    <w:link w:val="25"/>
    <w:rsid w:val="008C07FA"/>
    <w:rPr>
      <w:i/>
      <w:color w:val="0000FF"/>
    </w:rPr>
  </w:style>
  <w:style w:type="character" w:customStyle="1" w:styleId="25">
    <w:name w:val="Основной текст 2 Знак"/>
    <w:basedOn w:val="a0"/>
    <w:link w:val="24"/>
    <w:rsid w:val="008C07FA"/>
    <w:rPr>
      <w:rFonts w:ascii="Times New Roman" w:eastAsia="Times New Roman" w:hAnsi="Times New Roman" w:cs="Times New Roman"/>
      <w:i/>
      <w:color w:val="0000FF"/>
      <w:sz w:val="28"/>
      <w:szCs w:val="20"/>
      <w:lang w:eastAsia="en-US"/>
    </w:rPr>
  </w:style>
  <w:style w:type="paragraph" w:styleId="af8">
    <w:name w:val="Body Text Indent"/>
    <w:basedOn w:val="a"/>
    <w:link w:val="af9"/>
    <w:rsid w:val="008C07FA"/>
    <w:pPr>
      <w:ind w:left="720"/>
    </w:pPr>
    <w:rPr>
      <w:i/>
      <w:color w:val="0000FF"/>
      <w:sz w:val="20"/>
      <w:u w:val="single"/>
      <w:lang w:val="en-US"/>
    </w:rPr>
  </w:style>
  <w:style w:type="character" w:customStyle="1" w:styleId="af9">
    <w:name w:val="Основной текст с отступом Знак"/>
    <w:basedOn w:val="a0"/>
    <w:link w:val="af8"/>
    <w:rsid w:val="008C07FA"/>
    <w:rPr>
      <w:rFonts w:ascii="Times New Roman" w:eastAsia="Times New Roman" w:hAnsi="Times New Roman" w:cs="Times New Roman"/>
      <w:i/>
      <w:color w:val="0000FF"/>
      <w:sz w:val="20"/>
      <w:szCs w:val="20"/>
      <w:u w:val="single"/>
      <w:lang w:val="en-US" w:eastAsia="en-US"/>
    </w:rPr>
  </w:style>
  <w:style w:type="paragraph" w:customStyle="1" w:styleId="Body">
    <w:name w:val="Body"/>
    <w:basedOn w:val="a"/>
    <w:rsid w:val="008C07FA"/>
    <w:pPr>
      <w:spacing w:before="120" w:line="240" w:lineRule="auto"/>
    </w:pPr>
    <w:rPr>
      <w:rFonts w:ascii="Book Antiqua" w:hAnsi="Book Antiqua"/>
    </w:rPr>
  </w:style>
  <w:style w:type="paragraph" w:customStyle="1" w:styleId="Bullet">
    <w:name w:val="Bullet"/>
    <w:basedOn w:val="a"/>
    <w:rsid w:val="008C07FA"/>
    <w:pPr>
      <w:numPr>
        <w:numId w:val="5"/>
      </w:numPr>
      <w:tabs>
        <w:tab w:val="left" w:pos="720"/>
      </w:tabs>
      <w:spacing w:before="120" w:line="240" w:lineRule="auto"/>
      <w:ind w:right="360"/>
    </w:pPr>
    <w:rPr>
      <w:rFonts w:ascii="Book Antiqua" w:hAnsi="Book Antiqua"/>
    </w:rPr>
  </w:style>
  <w:style w:type="paragraph" w:customStyle="1" w:styleId="InfoBlue">
    <w:name w:val="InfoBlue"/>
    <w:basedOn w:val="a"/>
    <w:next w:val="af1"/>
    <w:autoRedefine/>
    <w:rsid w:val="008C07FA"/>
    <w:pPr>
      <w:spacing w:after="120"/>
      <w:ind w:left="720"/>
    </w:pPr>
    <w:rPr>
      <w:i/>
      <w:color w:val="0000FF"/>
    </w:rPr>
  </w:style>
  <w:style w:type="paragraph" w:styleId="afa">
    <w:name w:val="List Bullet"/>
    <w:basedOn w:val="a"/>
    <w:rsid w:val="008C07FA"/>
    <w:pPr>
      <w:tabs>
        <w:tab w:val="num" w:pos="360"/>
      </w:tabs>
      <w:spacing w:after="120" w:line="300" w:lineRule="auto"/>
      <w:ind w:left="357" w:hanging="357"/>
      <w:contextualSpacing/>
    </w:pPr>
    <w:rPr>
      <w:sz w:val="24"/>
      <w:szCs w:val="24"/>
      <w:lang w:eastAsia="ru-RU"/>
    </w:rPr>
  </w:style>
  <w:style w:type="paragraph" w:styleId="afb">
    <w:name w:val="Normal (Web)"/>
    <w:basedOn w:val="a"/>
    <w:uiPriority w:val="99"/>
    <w:rsid w:val="008C07FA"/>
    <w:pPr>
      <w:spacing w:before="53" w:after="53" w:line="240" w:lineRule="auto"/>
      <w:ind w:left="53" w:right="53" w:firstLine="264"/>
    </w:pPr>
    <w:rPr>
      <w:sz w:val="24"/>
      <w:szCs w:val="24"/>
      <w:lang w:eastAsia="ru-RU"/>
    </w:rPr>
  </w:style>
  <w:style w:type="table" w:customStyle="1" w:styleId="afc">
    <w:name w:val="Таблица невидимая"/>
    <w:basedOn w:val="a1"/>
    <w:rsid w:val="008C07FA"/>
    <w:pPr>
      <w:spacing w:after="60" w:line="240" w:lineRule="auto"/>
    </w:pPr>
    <w:rPr>
      <w:rFonts w:ascii="Times New Roman" w:eastAsia="Times New Roman" w:hAnsi="Times New Roman" w:cs="Times New Roman"/>
      <w:sz w:val="20"/>
      <w:szCs w:val="20"/>
      <w:lang w:eastAsia="ru-RU"/>
    </w:rPr>
    <w:tblPr/>
    <w:trPr>
      <w:cantSplit/>
    </w:trPr>
  </w:style>
  <w:style w:type="paragraph" w:customStyle="1" w:styleId="afd">
    <w:name w:val="Текст таблицы"/>
    <w:basedOn w:val="a"/>
    <w:rsid w:val="008C07FA"/>
    <w:pPr>
      <w:spacing w:line="300" w:lineRule="auto"/>
    </w:pPr>
    <w:rPr>
      <w:sz w:val="24"/>
      <w:szCs w:val="24"/>
      <w:lang w:eastAsia="ru-RU"/>
    </w:rPr>
  </w:style>
  <w:style w:type="paragraph" w:styleId="afe">
    <w:name w:val="caption"/>
    <w:basedOn w:val="a"/>
    <w:next w:val="a"/>
    <w:uiPriority w:val="35"/>
    <w:unhideWhenUsed/>
    <w:qFormat/>
    <w:rsid w:val="008C07FA"/>
    <w:pPr>
      <w:keepNext/>
      <w:spacing w:before="240" w:after="240"/>
      <w:ind w:firstLine="720"/>
    </w:pPr>
    <w:rPr>
      <w:b/>
      <w:bCs/>
    </w:rPr>
  </w:style>
  <w:style w:type="paragraph" w:customStyle="1" w:styleId="aff">
    <w:name w:val="ПрИС"/>
    <w:basedOn w:val="a"/>
    <w:link w:val="aff0"/>
    <w:rsid w:val="008C07FA"/>
    <w:pPr>
      <w:spacing w:line="300" w:lineRule="atLeast"/>
      <w:ind w:firstLine="357"/>
    </w:pPr>
  </w:style>
  <w:style w:type="character" w:styleId="aff1">
    <w:name w:val="annotation reference"/>
    <w:rsid w:val="008C07FA"/>
    <w:rPr>
      <w:sz w:val="16"/>
      <w:szCs w:val="16"/>
    </w:rPr>
  </w:style>
  <w:style w:type="character" w:customStyle="1" w:styleId="aff0">
    <w:name w:val="ПрИС Знак"/>
    <w:link w:val="aff"/>
    <w:rsid w:val="008C07FA"/>
    <w:rPr>
      <w:rFonts w:ascii="Times New Roman" w:eastAsia="Times New Roman" w:hAnsi="Times New Roman" w:cs="Times New Roman"/>
      <w:sz w:val="28"/>
      <w:szCs w:val="20"/>
      <w:lang w:eastAsia="en-US"/>
    </w:rPr>
  </w:style>
  <w:style w:type="paragraph" w:styleId="aff2">
    <w:name w:val="annotation text"/>
    <w:basedOn w:val="a"/>
    <w:link w:val="aff3"/>
    <w:rsid w:val="008C07FA"/>
    <w:rPr>
      <w:sz w:val="20"/>
      <w:lang w:val="en-US"/>
    </w:rPr>
  </w:style>
  <w:style w:type="character" w:customStyle="1" w:styleId="aff3">
    <w:name w:val="Текст примечания Знак"/>
    <w:basedOn w:val="a0"/>
    <w:link w:val="aff2"/>
    <w:rsid w:val="008C07FA"/>
    <w:rPr>
      <w:rFonts w:ascii="Times New Roman" w:eastAsia="Times New Roman" w:hAnsi="Times New Roman" w:cs="Times New Roman"/>
      <w:sz w:val="20"/>
      <w:szCs w:val="20"/>
      <w:lang w:val="en-US" w:eastAsia="en-US"/>
    </w:rPr>
  </w:style>
  <w:style w:type="paragraph" w:styleId="aff4">
    <w:name w:val="annotation subject"/>
    <w:basedOn w:val="aff2"/>
    <w:next w:val="aff2"/>
    <w:link w:val="aff5"/>
    <w:rsid w:val="008C07FA"/>
    <w:rPr>
      <w:b/>
      <w:bCs/>
    </w:rPr>
  </w:style>
  <w:style w:type="character" w:customStyle="1" w:styleId="aff5">
    <w:name w:val="Тема примечания Знак"/>
    <w:basedOn w:val="aff3"/>
    <w:link w:val="aff4"/>
    <w:rsid w:val="008C07FA"/>
    <w:rPr>
      <w:rFonts w:ascii="Times New Roman" w:eastAsia="Times New Roman" w:hAnsi="Times New Roman" w:cs="Times New Roman"/>
      <w:b/>
      <w:bCs/>
      <w:sz w:val="20"/>
      <w:szCs w:val="20"/>
      <w:lang w:val="en-US" w:eastAsia="en-US"/>
    </w:rPr>
  </w:style>
  <w:style w:type="paragraph" w:styleId="aff6">
    <w:name w:val="Balloon Text"/>
    <w:basedOn w:val="a"/>
    <w:link w:val="aff7"/>
    <w:rsid w:val="008C07FA"/>
    <w:rPr>
      <w:rFonts w:ascii="Tahoma" w:hAnsi="Tahoma"/>
      <w:sz w:val="16"/>
      <w:szCs w:val="16"/>
      <w:lang w:val="en-US"/>
    </w:rPr>
  </w:style>
  <w:style w:type="character" w:customStyle="1" w:styleId="aff7">
    <w:name w:val="Текст выноски Знак"/>
    <w:basedOn w:val="a0"/>
    <w:link w:val="aff6"/>
    <w:rsid w:val="008C07FA"/>
    <w:rPr>
      <w:rFonts w:ascii="Tahoma" w:eastAsia="Times New Roman" w:hAnsi="Tahoma" w:cs="Times New Roman"/>
      <w:sz w:val="16"/>
      <w:szCs w:val="16"/>
      <w:lang w:val="en-US" w:eastAsia="en-US"/>
    </w:rPr>
  </w:style>
  <w:style w:type="numbering" w:customStyle="1" w:styleId="1">
    <w:name w:val="Стиль1"/>
    <w:rsid w:val="008C07FA"/>
    <w:pPr>
      <w:numPr>
        <w:numId w:val="3"/>
      </w:numPr>
    </w:pPr>
  </w:style>
  <w:style w:type="paragraph" w:customStyle="1" w:styleId="aff8">
    <w:name w:val="Колонтитул"/>
    <w:basedOn w:val="a"/>
    <w:link w:val="aff9"/>
    <w:qFormat/>
    <w:rsid w:val="008C07FA"/>
    <w:pPr>
      <w:ind w:firstLine="0"/>
    </w:pPr>
    <w:rPr>
      <w:sz w:val="20"/>
    </w:rPr>
  </w:style>
  <w:style w:type="paragraph" w:customStyle="1" w:styleId="33">
    <w:name w:val="Оглавление уровень 3"/>
    <w:basedOn w:val="31"/>
    <w:link w:val="34"/>
    <w:qFormat/>
    <w:rsid w:val="008C07FA"/>
    <w:pPr>
      <w:tabs>
        <w:tab w:val="left" w:pos="2127"/>
      </w:tabs>
    </w:pPr>
  </w:style>
  <w:style w:type="character" w:customStyle="1" w:styleId="aff9">
    <w:name w:val="Колонтитул Знак"/>
    <w:link w:val="aff8"/>
    <w:rsid w:val="008C07FA"/>
    <w:rPr>
      <w:rFonts w:ascii="Times New Roman" w:eastAsia="Times New Roman" w:hAnsi="Times New Roman" w:cs="Times New Roman"/>
      <w:sz w:val="20"/>
      <w:szCs w:val="20"/>
      <w:lang w:eastAsia="en-US"/>
    </w:rPr>
  </w:style>
  <w:style w:type="paragraph" w:styleId="HTML">
    <w:name w:val="HTML Preformatted"/>
    <w:basedOn w:val="a"/>
    <w:link w:val="HTML0"/>
    <w:uiPriority w:val="99"/>
    <w:unhideWhenUsed/>
    <w:rsid w:val="008C0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olor w:val="000000"/>
      <w:sz w:val="20"/>
    </w:rPr>
  </w:style>
  <w:style w:type="character" w:customStyle="1" w:styleId="HTML0">
    <w:name w:val="Стандартный HTML Знак"/>
    <w:basedOn w:val="a0"/>
    <w:link w:val="HTML"/>
    <w:uiPriority w:val="99"/>
    <w:rsid w:val="008C07FA"/>
    <w:rPr>
      <w:rFonts w:ascii="Courier New" w:eastAsia="Times New Roman" w:hAnsi="Courier New" w:cs="Times New Roman"/>
      <w:color w:val="000000"/>
      <w:sz w:val="20"/>
      <w:szCs w:val="20"/>
      <w:lang w:eastAsia="en-US"/>
    </w:rPr>
  </w:style>
  <w:style w:type="character" w:customStyle="1" w:styleId="32">
    <w:name w:val="Оглавление 3 Знак"/>
    <w:link w:val="31"/>
    <w:uiPriority w:val="39"/>
    <w:rsid w:val="008C07FA"/>
    <w:rPr>
      <w:rFonts w:ascii="Calibri" w:eastAsia="Times New Roman" w:hAnsi="Calibri" w:cs="Times New Roman"/>
      <w:i/>
      <w:iCs/>
      <w:sz w:val="20"/>
      <w:szCs w:val="20"/>
      <w:lang w:eastAsia="en-US"/>
    </w:rPr>
  </w:style>
  <w:style w:type="character" w:customStyle="1" w:styleId="34">
    <w:name w:val="Оглавление уровень 3 Знак"/>
    <w:basedOn w:val="32"/>
    <w:link w:val="33"/>
    <w:rsid w:val="008C07FA"/>
    <w:rPr>
      <w:rFonts w:ascii="Calibri" w:eastAsia="Times New Roman" w:hAnsi="Calibri" w:cs="Times New Roman"/>
      <w:i/>
      <w:iCs/>
      <w:sz w:val="20"/>
      <w:szCs w:val="20"/>
      <w:lang w:eastAsia="en-US"/>
    </w:rPr>
  </w:style>
  <w:style w:type="character" w:styleId="affa">
    <w:name w:val="Emphasis"/>
    <w:uiPriority w:val="20"/>
    <w:qFormat/>
    <w:rsid w:val="008C07FA"/>
    <w:rPr>
      <w:b/>
      <w:iCs/>
    </w:rPr>
  </w:style>
  <w:style w:type="paragraph" w:styleId="affb">
    <w:name w:val="Revision"/>
    <w:hidden/>
    <w:uiPriority w:val="99"/>
    <w:semiHidden/>
    <w:rsid w:val="008C07FA"/>
    <w:pPr>
      <w:spacing w:after="0" w:line="240" w:lineRule="auto"/>
    </w:pPr>
    <w:rPr>
      <w:rFonts w:ascii="Times New Roman" w:eastAsia="Times New Roman" w:hAnsi="Times New Roman" w:cs="Times New Roman"/>
      <w:sz w:val="28"/>
      <w:szCs w:val="20"/>
      <w:lang w:eastAsia="en-US"/>
    </w:rPr>
  </w:style>
  <w:style w:type="paragraph" w:styleId="affc">
    <w:name w:val="No Spacing"/>
    <w:aliases w:val="Диаграммы"/>
    <w:uiPriority w:val="1"/>
    <w:qFormat/>
    <w:rsid w:val="008C07FA"/>
    <w:pPr>
      <w:spacing w:after="0" w:line="240" w:lineRule="auto"/>
      <w:jc w:val="center"/>
    </w:pPr>
    <w:rPr>
      <w:rFonts w:ascii="Times New Roman" w:eastAsia="Times New Roman" w:hAnsi="Times New Roman" w:cs="Times New Roman"/>
      <w:sz w:val="28"/>
      <w:szCs w:val="20"/>
      <w:lang w:eastAsia="en-US"/>
    </w:rPr>
  </w:style>
  <w:style w:type="character" w:styleId="affd">
    <w:name w:val="FollowedHyperlink"/>
    <w:rsid w:val="008C07FA"/>
    <w:rPr>
      <w:color w:val="800080"/>
      <w:u w:val="single"/>
    </w:rPr>
  </w:style>
  <w:style w:type="table" w:styleId="affe">
    <w:name w:val="Table Grid"/>
    <w:basedOn w:val="a1"/>
    <w:uiPriority w:val="39"/>
    <w:rsid w:val="008C07FA"/>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Абзац списка1"/>
    <w:basedOn w:val="a"/>
    <w:uiPriority w:val="34"/>
    <w:qFormat/>
    <w:rsid w:val="008C07FA"/>
    <w:pPr>
      <w:spacing w:line="240" w:lineRule="auto"/>
      <w:ind w:left="720" w:firstLine="0"/>
      <w:contextualSpacing/>
      <w:jc w:val="left"/>
    </w:pPr>
    <w:rPr>
      <w:sz w:val="24"/>
      <w:szCs w:val="24"/>
      <w:lang w:eastAsia="ru-RU"/>
    </w:rPr>
  </w:style>
  <w:style w:type="paragraph" w:customStyle="1" w:styleId="26">
    <w:name w:val="Абзац списка2"/>
    <w:basedOn w:val="a"/>
    <w:rsid w:val="008C07FA"/>
    <w:pPr>
      <w:pBdr>
        <w:top w:val="none" w:sz="4" w:space="0" w:color="000000"/>
        <w:left w:val="none" w:sz="4" w:space="0" w:color="000000"/>
        <w:bottom w:val="none" w:sz="4" w:space="0" w:color="000000"/>
        <w:right w:val="none" w:sz="4" w:space="0" w:color="000000"/>
        <w:between w:val="none" w:sz="4" w:space="0" w:color="000000"/>
      </w:pBdr>
      <w:spacing w:line="240" w:lineRule="auto"/>
      <w:ind w:left="720" w:firstLine="0"/>
      <w:contextualSpacing/>
      <w:jc w:val="left"/>
    </w:pPr>
    <w:rPr>
      <w:rFonts w:ascii="Calibri" w:eastAsia="Calibri" w:hAnsi="Calibri"/>
      <w:sz w:val="24"/>
      <w:szCs w:val="24"/>
    </w:rPr>
  </w:style>
  <w:style w:type="character" w:customStyle="1" w:styleId="14">
    <w:name w:val="Стиль1 Знак"/>
    <w:basedOn w:val="a0"/>
    <w:rsid w:val="008C07FA"/>
    <w:rPr>
      <w:sz w:val="24"/>
      <w:szCs w:val="24"/>
      <w:lang w:eastAsia="en-US"/>
    </w:rPr>
  </w:style>
  <w:style w:type="paragraph" w:customStyle="1" w:styleId="Default">
    <w:name w:val="Default"/>
    <w:rsid w:val="008C07FA"/>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ff">
    <w:name w:val="List Paragraph"/>
    <w:basedOn w:val="a"/>
    <w:uiPriority w:val="34"/>
    <w:qFormat/>
    <w:rsid w:val="008C07FA"/>
    <w:pPr>
      <w:spacing w:after="200" w:line="276" w:lineRule="auto"/>
      <w:ind w:left="720" w:firstLine="0"/>
      <w:contextualSpacing/>
      <w:jc w:val="left"/>
    </w:pPr>
    <w:rPr>
      <w:rFonts w:ascii="Calibri" w:eastAsia="Calibri" w:hAnsi="Calibri"/>
      <w:sz w:val="22"/>
      <w:szCs w:val="22"/>
    </w:rPr>
  </w:style>
  <w:style w:type="paragraph" w:customStyle="1" w:styleId="2">
    <w:name w:val="ЗАГ_2"/>
    <w:basedOn w:val="20"/>
    <w:link w:val="27"/>
    <w:qFormat/>
    <w:rsid w:val="008C07FA"/>
    <w:pPr>
      <w:keepLines w:val="0"/>
      <w:numPr>
        <w:numId w:val="2"/>
      </w:numPr>
      <w:spacing w:before="240" w:after="60"/>
      <w:jc w:val="left"/>
    </w:pPr>
    <w:rPr>
      <w:rFonts w:ascii="Times New Roman" w:eastAsia="Times New Roman" w:hAnsi="Times New Roman" w:cs="Times New Roman"/>
      <w:sz w:val="28"/>
      <w:szCs w:val="24"/>
    </w:rPr>
  </w:style>
  <w:style w:type="character" w:customStyle="1" w:styleId="27">
    <w:name w:val="ЗАГ_2 Знак"/>
    <w:basedOn w:val="21"/>
    <w:link w:val="2"/>
    <w:rsid w:val="008C07FA"/>
    <w:rPr>
      <w:rFonts w:ascii="Times New Roman" w:eastAsia="Times New Roman" w:hAnsi="Times New Roman" w:cs="Times New Roman"/>
      <w:color w:val="2F5496" w:themeColor="accent1" w:themeShade="BF"/>
      <w:sz w:val="28"/>
      <w:szCs w:val="24"/>
      <w:lang w:eastAsia="en-US"/>
    </w:rPr>
  </w:style>
  <w:style w:type="character" w:styleId="afff0">
    <w:name w:val="Strong"/>
    <w:basedOn w:val="a0"/>
    <w:qFormat/>
    <w:rsid w:val="008C07FA"/>
    <w:rPr>
      <w:b/>
      <w:bCs/>
    </w:rPr>
  </w:style>
  <w:style w:type="character" w:styleId="afff1">
    <w:name w:val="Unresolved Mention"/>
    <w:basedOn w:val="a0"/>
    <w:uiPriority w:val="99"/>
    <w:semiHidden/>
    <w:unhideWhenUsed/>
    <w:rsid w:val="001C43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0834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FC63C-0750-4A24-85A3-F33A66BC0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34</Pages>
  <Words>6890</Words>
  <Characters>39275</Characters>
  <Application>Microsoft Office Word</Application>
  <DocSecurity>0</DocSecurity>
  <Lines>327</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29</cp:revision>
  <cp:lastPrinted>2026-06-10T10:11:00Z</cp:lastPrinted>
  <dcterms:created xsi:type="dcterms:W3CDTF">2026-05-18T15:30:00Z</dcterms:created>
  <dcterms:modified xsi:type="dcterms:W3CDTF">2026-06-10T10:11:00Z</dcterms:modified>
</cp:coreProperties>
</file>